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13BD" w14:textId="77777777" w:rsidR="0046602A" w:rsidRDefault="00000000">
      <w:pPr>
        <w:pStyle w:val="p1"/>
        <w:ind w:left="2124" w:firstLine="708"/>
        <w:jc w:val="center"/>
        <w:rPr>
          <w:ins w:id="0" w:author="Olga" w:date="2025-11-28T17:38:00Z"/>
        </w:rPr>
      </w:pPr>
      <w:ins w:id="1" w:author="Olga" w:date="2025-11-28T17:36:00Z">
        <w:r>
          <w:t xml:space="preserve">Соглашение об оказании услуг технической поддержки </w:t>
        </w:r>
      </w:ins>
    </w:p>
    <w:p w14:paraId="0C7D3419" w14:textId="77777777" w:rsidR="0046602A" w:rsidRDefault="00000000">
      <w:pPr>
        <w:pStyle w:val="p1"/>
        <w:ind w:left="2124" w:firstLine="708"/>
        <w:jc w:val="center"/>
        <w:rPr>
          <w:ins w:id="2" w:author="Olga" w:date="2025-11-28T17:37:00Z"/>
        </w:rPr>
        <w:pPrChange w:id="3" w:author="Olga" w:date="2025-11-28T17:37:00Z">
          <w:pPr>
            <w:pStyle w:val="p1"/>
            <w:ind w:left="1416" w:firstLine="708"/>
            <w:jc w:val="center"/>
          </w:pPr>
        </w:pPrChange>
      </w:pPr>
      <w:ins w:id="4" w:author="Olga" w:date="2025-11-28T17:36:00Z">
        <w:r>
          <w:t xml:space="preserve">серверного оборудования Тринити </w:t>
        </w:r>
      </w:ins>
    </w:p>
    <w:p w14:paraId="3A444EEA" w14:textId="77777777" w:rsidR="0046602A" w:rsidRDefault="00000000">
      <w:pPr>
        <w:pStyle w:val="p1"/>
        <w:ind w:left="1416" w:firstLine="708"/>
        <w:jc w:val="center"/>
        <w:rPr>
          <w:ins w:id="5" w:author="Olga" w:date="2025-11-28T17:36:00Z"/>
        </w:rPr>
        <w:pPrChange w:id="6" w:author="Olga" w:date="2025-11-28T17:37:00Z">
          <w:pPr>
            <w:pStyle w:val="p1"/>
            <w:jc w:val="both"/>
          </w:pPr>
        </w:pPrChange>
      </w:pPr>
      <w:ins w:id="7" w:author="Olga" w:date="2025-11-28T17:36:00Z">
        <w:r>
          <w:t xml:space="preserve">Версия </w:t>
        </w:r>
      </w:ins>
      <w:ins w:id="8" w:author="Olga" w:date="2025-11-28T17:37:00Z">
        <w:r>
          <w:t>1</w:t>
        </w:r>
      </w:ins>
      <w:ins w:id="9" w:author="Olga" w:date="2025-11-28T17:36:00Z">
        <w:r>
          <w:t>.0</w:t>
        </w:r>
      </w:ins>
    </w:p>
    <w:p w14:paraId="69944ACF" w14:textId="77777777" w:rsidR="0046602A" w:rsidRDefault="0046602A">
      <w:pPr>
        <w:pStyle w:val="p1"/>
        <w:jc w:val="both"/>
        <w:rPr>
          <w:ins w:id="10" w:author="Olga" w:date="2025-11-28T17:36:00Z"/>
          <w:color w:val="000000"/>
          <w:sz w:val="18"/>
          <w:szCs w:val="18"/>
        </w:rPr>
      </w:pPr>
    </w:p>
    <w:p w14:paraId="7906E54D" w14:textId="77777777" w:rsidR="0046602A" w:rsidRDefault="00000000">
      <w:pPr>
        <w:pStyle w:val="p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Настоящий документ содержит условия предоставления услуги технической поддержки Оборудования, произведенного Тринити (далее — «Условия»). </w:t>
      </w:r>
    </w:p>
    <w:p w14:paraId="1897AFB7" w14:textId="77777777" w:rsidR="0046602A" w:rsidRDefault="00000000">
      <w:pPr>
        <w:pStyle w:val="p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Применимость настоящих Условий определяется наличием сертификата на техническую поддержку, приобретенного Заказчиком непосредственно с Оборудованием, произведенным Тринити или на основании отдельных соглашений, заключенных Заказчиком.</w:t>
      </w:r>
    </w:p>
    <w:p w14:paraId="0E3CB2CF" w14:textId="77777777" w:rsidR="0046602A" w:rsidRDefault="00000000">
      <w:pPr>
        <w:pStyle w:val="p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Настоящие Условия размещены на официальном сайте в сети Интернет: </w:t>
      </w:r>
      <w:ins w:id="11" w:author="Olga" w:date="2025-11-28T17:39:00Z">
        <w:r>
          <w:rPr>
            <w:rFonts w:ascii="Times New Roman" w:hAnsi="Times New Roman"/>
            <w:color w:val="000000"/>
          </w:rPr>
          <w:t>https://</w:t>
        </w:r>
        <w:r>
          <w:rPr>
            <w:rFonts w:ascii="Times New Roman" w:hAnsi="Times New Roman"/>
            <w:color w:val="000000"/>
            <w:lang w:val="en-US"/>
          </w:rPr>
          <w:t>www</w:t>
        </w:r>
        <w:r>
          <w:rPr>
            <w:rFonts w:ascii="Times New Roman" w:hAnsi="Times New Roman"/>
            <w:color w:val="000000"/>
          </w:rPr>
          <w:t>.service.trinity.ru</w:t>
        </w:r>
      </w:ins>
      <w:ins w:id="12" w:author="Olga" w:date="2025-11-28T17:40:00Z">
        <w:r>
          <w:rPr>
            <w:rFonts w:ascii="Times New Roman" w:hAnsi="Times New Roman"/>
            <w:color w:val="000000"/>
          </w:rPr>
          <w:t>/</w:t>
        </w:r>
        <w:r>
          <w:rPr>
            <w:rFonts w:ascii="Times New Roman" w:hAnsi="Times New Roman"/>
            <w:color w:val="000000"/>
            <w:lang w:val="en-US"/>
          </w:rPr>
          <w:t>service</w:t>
        </w:r>
      </w:ins>
      <w:ins w:id="13" w:author="Olga" w:date="2025-11-28T17:39:00Z">
        <w:r>
          <w:rPr>
            <w:color w:val="000000"/>
            <w:sz w:val="18"/>
            <w:szCs w:val="18"/>
          </w:rPr>
          <w:t xml:space="preserve"> </w:t>
        </w:r>
      </w:ins>
      <w:del w:id="14" w:author="Olga" w:date="2025-11-28T17:39:00Z">
        <w:r>
          <w:rPr>
            <w:color w:val="000000"/>
            <w:sz w:val="18"/>
            <w:szCs w:val="18"/>
          </w:rPr>
          <w:delText xml:space="preserve">__________ </w:delText>
        </w:r>
      </w:del>
      <w:r>
        <w:rPr>
          <w:color w:val="000000"/>
          <w:sz w:val="18"/>
          <w:szCs w:val="18"/>
        </w:rPr>
        <w:t xml:space="preserve">(далее – «Сайт») и принимаются Заказчиком путем присоединения к ним без каких-либо исключений и оговорок. </w:t>
      </w:r>
    </w:p>
    <w:p w14:paraId="49A472EF" w14:textId="77777777" w:rsidR="0046602A" w:rsidRDefault="00000000">
      <w:pPr>
        <w:pStyle w:val="p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Заказчик соглашается с тем, что Тринити вправе самостоятельно в одностороннем порядке вносить любые изменения в настоящие Условия путем опубликования их в новой редакции на Сайте, без направления уведомления о внесенных изменениях. Новая редакция Условий вступает в силу с момента опубликования на Сайте.</w:t>
      </w:r>
    </w:p>
    <w:p w14:paraId="44DA1C75" w14:textId="77777777" w:rsidR="0046602A" w:rsidRDefault="0046602A">
      <w:pPr>
        <w:pStyle w:val="p1"/>
      </w:pPr>
    </w:p>
    <w:p w14:paraId="7E8281FA" w14:textId="77777777" w:rsidR="0046602A" w:rsidRDefault="00000000">
      <w:pPr>
        <w:pStyle w:val="p1"/>
      </w:pPr>
      <w:r>
        <w:t>Термины и определения</w:t>
      </w:r>
    </w:p>
    <w:p w14:paraId="6FC14CFA" w14:textId="77777777" w:rsidR="0046602A" w:rsidRDefault="00000000">
      <w:pPr>
        <w:pStyle w:val="p2"/>
        <w:jc w:val="both"/>
      </w:pPr>
      <w:r>
        <w:rPr>
          <w:b/>
          <w:bCs/>
        </w:rPr>
        <w:t>Услуга</w:t>
      </w:r>
      <w:r>
        <w:t xml:space="preserve"> – услуга технической поддержки оборудования, произведенного Тринити.</w:t>
      </w:r>
    </w:p>
    <w:p w14:paraId="65B30815" w14:textId="77777777" w:rsidR="0046602A" w:rsidRDefault="00000000">
      <w:pPr>
        <w:pStyle w:val="p2"/>
        <w:jc w:val="both"/>
      </w:pPr>
      <w:r>
        <w:rPr>
          <w:b/>
          <w:bCs/>
        </w:rPr>
        <w:t>Оборудование</w:t>
      </w:r>
      <w:r>
        <w:t xml:space="preserve"> – аппаратное обеспечение: серверы, системы хранения данных, на которые распространяется Услуга.</w:t>
      </w:r>
    </w:p>
    <w:p w14:paraId="2049F1CF" w14:textId="77777777" w:rsidR="0046602A" w:rsidRDefault="00000000">
      <w:pPr>
        <w:pStyle w:val="p2"/>
        <w:jc w:val="both"/>
      </w:pPr>
      <w:r>
        <w:rPr>
          <w:b/>
          <w:bCs/>
        </w:rPr>
        <w:t>ПО</w:t>
      </w:r>
      <w:r>
        <w:t xml:space="preserve"> – программное обеспечение аппаратных компонентов Оборудования.</w:t>
      </w:r>
    </w:p>
    <w:p w14:paraId="4FCE666B" w14:textId="77777777" w:rsidR="0046602A" w:rsidRDefault="00000000">
      <w:pPr>
        <w:pStyle w:val="p2"/>
        <w:jc w:val="both"/>
      </w:pPr>
      <w:r>
        <w:rPr>
          <w:b/>
          <w:bCs/>
        </w:rPr>
        <w:t>Система управления заявками</w:t>
      </w:r>
      <w:r>
        <w:t xml:space="preserve"> – информационная система Тринити, предназначенная для управления сервисными заявками (запросами) и инцидентами заказчика, обмена информацией </w:t>
      </w:r>
      <w:r>
        <w:rPr>
          <w:rStyle w:val="s1"/>
        </w:rPr>
        <w:t>между заказчиком и Службой технической поддержки Тринити.</w:t>
      </w:r>
    </w:p>
    <w:p w14:paraId="3C3BF701" w14:textId="77777777" w:rsidR="0046602A" w:rsidRDefault="00000000">
      <w:pPr>
        <w:pStyle w:val="p2"/>
        <w:jc w:val="both"/>
      </w:pPr>
      <w:r>
        <w:rPr>
          <w:b/>
          <w:bCs/>
        </w:rPr>
        <w:t>Запасная часть</w:t>
      </w:r>
      <w:r>
        <w:t xml:space="preserve"> – изделие или деталь, являющееся составной частью более крупного (составного) изделия, предназначенная для замены находившейся в эксплуатации такой же части с целью ремонта (поддержания или восстановления исправного или работоспособного состояния изделия).</w:t>
      </w:r>
    </w:p>
    <w:p w14:paraId="637FBCEC" w14:textId="77777777" w:rsidR="0046602A" w:rsidRDefault="00000000">
      <w:pPr>
        <w:pStyle w:val="p2"/>
        <w:jc w:val="both"/>
      </w:pPr>
      <w:r>
        <w:rPr>
          <w:b/>
          <w:bCs/>
        </w:rPr>
        <w:t>Сервисный Партнер</w:t>
      </w:r>
      <w:r>
        <w:t xml:space="preserve"> – это компания, авторизованная Тринити на оказание Услуг.</w:t>
      </w:r>
    </w:p>
    <w:p w14:paraId="367FA897" w14:textId="77777777" w:rsidR="0046602A" w:rsidRDefault="00000000">
      <w:pPr>
        <w:pStyle w:val="p2"/>
        <w:jc w:val="both"/>
      </w:pPr>
      <w:r>
        <w:rPr>
          <w:b/>
          <w:bCs/>
        </w:rPr>
        <w:t>Сертификат технической поддержки (Сертификат)</w:t>
      </w:r>
      <w:r>
        <w:t xml:space="preserve"> – это документ, содержащий информацию об оборудовании (наименование, серийный номер), принимаемом на техническую поддержку, Заказчике, уровне сервиса и сроке действия Услуги.</w:t>
      </w:r>
    </w:p>
    <w:p w14:paraId="5A737030" w14:textId="77777777" w:rsidR="0046602A" w:rsidRDefault="00000000">
      <w:pPr>
        <w:pStyle w:val="p2"/>
        <w:jc w:val="both"/>
      </w:pPr>
      <w:r>
        <w:rPr>
          <w:b/>
          <w:bCs/>
        </w:rPr>
        <w:t>Заказчик</w:t>
      </w:r>
      <w:r>
        <w:t xml:space="preserve"> – это юридическое лицо, указанное в Сертификате и зарегистрированное в Системе управления заявками.</w:t>
      </w:r>
    </w:p>
    <w:p w14:paraId="19A3B848" w14:textId="77777777" w:rsidR="0046602A" w:rsidRDefault="00000000">
      <w:pPr>
        <w:pStyle w:val="p2"/>
        <w:jc w:val="both"/>
        <w:rPr>
          <w:rStyle w:val="s1"/>
        </w:rPr>
      </w:pPr>
      <w:r>
        <w:rPr>
          <w:rStyle w:val="s1"/>
          <w:b/>
          <w:bCs/>
        </w:rPr>
        <w:t>Ремонт</w:t>
      </w:r>
      <w:r>
        <w:rPr>
          <w:rStyle w:val="s1"/>
        </w:rPr>
        <w:t xml:space="preserve"> – восстановление работоспособности неисправного компонента.</w:t>
      </w:r>
    </w:p>
    <w:p w14:paraId="38E169A3" w14:textId="77777777" w:rsidR="0046602A" w:rsidRDefault="00000000">
      <w:pPr>
        <w:pStyle w:val="p2"/>
        <w:jc w:val="both"/>
      </w:pPr>
      <w:r>
        <w:rPr>
          <w:rStyle w:val="s1"/>
          <w:b/>
          <w:bCs/>
        </w:rPr>
        <w:t>Объект</w:t>
      </w:r>
      <w:r>
        <w:rPr>
          <w:rStyle w:val="s1"/>
        </w:rPr>
        <w:t xml:space="preserve"> – территория фактического местонахождения Оборудования.</w:t>
      </w:r>
    </w:p>
    <w:p w14:paraId="3A9E76FE" w14:textId="77777777" w:rsidR="0046602A" w:rsidRDefault="0046602A">
      <w:pPr>
        <w:pStyle w:val="p2"/>
      </w:pPr>
    </w:p>
    <w:p w14:paraId="6C47D3E0" w14:textId="77777777" w:rsidR="0046602A" w:rsidRDefault="0046602A">
      <w:pPr>
        <w:pStyle w:val="p2"/>
      </w:pPr>
    </w:p>
    <w:p w14:paraId="1A981DE8" w14:textId="77777777" w:rsidR="0046602A" w:rsidRDefault="00000000">
      <w:pPr>
        <w:pStyle w:val="p2"/>
        <w:rPr>
          <w:color w:val="0A58AF"/>
          <w:sz w:val="24"/>
          <w:szCs w:val="24"/>
        </w:rPr>
      </w:pPr>
      <w:r>
        <w:rPr>
          <w:color w:val="0A58AF"/>
          <w:sz w:val="24"/>
          <w:szCs w:val="24"/>
        </w:rPr>
        <w:t xml:space="preserve">Описание </w:t>
      </w:r>
    </w:p>
    <w:tbl>
      <w:tblPr>
        <w:tblStyle w:val="afa"/>
        <w:tblW w:w="9351" w:type="dxa"/>
        <w:tblLook w:val="04A0" w:firstRow="1" w:lastRow="0" w:firstColumn="1" w:lastColumn="0" w:noHBand="0" w:noVBand="1"/>
        <w:tblPrChange w:id="15" w:author="Olga" w:date="2025-12-08T13:14:00Z" w16du:dateUtc="2025-12-08T10:14:00Z">
          <w:tblPr>
            <w:tblStyle w:val="afa"/>
            <w:tblW w:w="10196" w:type="dxa"/>
            <w:tblLook w:val="04A0" w:firstRow="1" w:lastRow="0" w:firstColumn="1" w:lastColumn="0" w:noHBand="0" w:noVBand="1"/>
          </w:tblPr>
        </w:tblPrChange>
      </w:tblPr>
      <w:tblGrid>
        <w:gridCol w:w="5807"/>
        <w:gridCol w:w="1559"/>
        <w:gridCol w:w="1985"/>
        <w:tblGridChange w:id="16">
          <w:tblGrid>
            <w:gridCol w:w="5807"/>
            <w:gridCol w:w="1559"/>
            <w:gridCol w:w="1270"/>
            <w:gridCol w:w="715"/>
          </w:tblGrid>
        </w:tblGridChange>
      </w:tblGrid>
      <w:tr w:rsidR="005476DD" w14:paraId="26D8D2B3" w14:textId="77777777" w:rsidTr="005476DD">
        <w:trPr>
          <w:trPrChange w:id="17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18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58C0058D" w14:textId="77777777" w:rsidR="005476DD" w:rsidRDefault="005476DD">
            <w:pPr>
              <w:pStyle w:val="p2"/>
              <w:rPr>
                <w:color w:val="0A58AF"/>
                <w:sz w:val="24"/>
                <w:szCs w:val="24"/>
              </w:rPr>
            </w:pPr>
            <w:r>
              <w:rPr>
                <w:color w:val="0A58AF"/>
                <w:sz w:val="24"/>
                <w:szCs w:val="24"/>
              </w:rPr>
              <w:t>Описание</w:t>
            </w:r>
          </w:p>
        </w:tc>
        <w:tc>
          <w:tcPr>
            <w:tcW w:w="1559" w:type="dxa"/>
            <w:vAlign w:val="center"/>
            <w:tcPrChange w:id="19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317CD833" w14:textId="0C75D844" w:rsidR="005476DD" w:rsidRPr="0046602A" w:rsidRDefault="005476DD">
            <w:pPr>
              <w:pStyle w:val="p2"/>
              <w:rPr>
                <w:color w:val="0A58AF"/>
                <w:sz w:val="24"/>
                <w:szCs w:val="24"/>
                <w:rPrChange w:id="20" w:author="Olga" w:date="2025-11-28T17:34:00Z">
                  <w:rPr>
                    <w:color w:val="0A58AF"/>
                    <w:sz w:val="24"/>
                    <w:szCs w:val="24"/>
                    <w:lang w:val="en-US"/>
                  </w:rPr>
                </w:rPrChange>
              </w:rPr>
            </w:pPr>
            <w:ins w:id="21" w:author="Olga" w:date="2025-12-08T13:14:00Z" w16du:dateUtc="2025-12-08T10:14:00Z">
              <w:r>
                <w:rPr>
                  <w:color w:val="0A58AF"/>
                  <w:sz w:val="24"/>
                  <w:szCs w:val="24"/>
                </w:rPr>
                <w:t>Базовая</w:t>
              </w:r>
            </w:ins>
          </w:p>
        </w:tc>
        <w:tc>
          <w:tcPr>
            <w:tcW w:w="1985" w:type="dxa"/>
            <w:vAlign w:val="center"/>
            <w:tcPrChange w:id="22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1D7EDC5E" w14:textId="54F660DF" w:rsidR="005476DD" w:rsidRDefault="005476DD">
            <w:pPr>
              <w:pStyle w:val="p2"/>
              <w:rPr>
                <w:color w:val="0A58AF"/>
                <w:sz w:val="24"/>
                <w:szCs w:val="24"/>
              </w:rPr>
            </w:pPr>
            <w:ins w:id="23" w:author="Olga" w:date="2025-12-08T13:14:00Z" w16du:dateUtc="2025-12-08T10:14:00Z">
              <w:r>
                <w:rPr>
                  <w:color w:val="0A58AF"/>
                  <w:sz w:val="24"/>
                  <w:szCs w:val="24"/>
                </w:rPr>
                <w:t>Расширенная</w:t>
              </w:r>
            </w:ins>
            <w:del w:id="24" w:author="Olga" w:date="2025-11-28T17:34:00Z">
              <w:r>
                <w:rPr>
                  <w:color w:val="0A58AF"/>
                  <w:sz w:val="24"/>
                  <w:szCs w:val="24"/>
                </w:rPr>
                <w:delText>Платина</w:delText>
              </w:r>
            </w:del>
          </w:p>
        </w:tc>
      </w:tr>
      <w:tr w:rsidR="005476DD" w14:paraId="471B01D4" w14:textId="77777777" w:rsidTr="005476DD">
        <w:trPr>
          <w:trPrChange w:id="25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26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6717DA9E" w14:textId="77777777" w:rsidR="005476DD" w:rsidRDefault="005476DD">
            <w:pPr>
              <w:pStyle w:val="p2"/>
              <w:jc w:val="both"/>
            </w:pPr>
            <w:r>
              <w:t xml:space="preserve">Круглосуточная регистрация заявок </w:t>
            </w:r>
            <w:del w:id="27" w:author="Olga" w:date="2025-11-28T17:41:00Z">
              <w:r>
                <w:delText>в Системе управления заявками</w:delText>
              </w:r>
            </w:del>
            <w:ins w:id="28" w:author="Olga" w:date="2025-11-28T17:41:00Z">
              <w:r>
                <w:t xml:space="preserve">на </w:t>
              </w:r>
            </w:ins>
            <w:ins w:id="29" w:author="Olga" w:date="2025-11-28T17:42:00Z">
              <w:r>
                <w:t>с</w:t>
              </w:r>
            </w:ins>
            <w:ins w:id="30" w:author="Olga" w:date="2025-11-28T17:41:00Z">
              <w:r>
                <w:t>ервисном портале</w:t>
              </w:r>
            </w:ins>
          </w:p>
        </w:tc>
        <w:tc>
          <w:tcPr>
            <w:tcW w:w="1559" w:type="dxa"/>
            <w:vAlign w:val="center"/>
            <w:tcPrChange w:id="31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18D75667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32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181A617F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20BF8FD9" w14:textId="77777777" w:rsidTr="005476DD">
        <w:trPr>
          <w:trPrChange w:id="33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34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722200CC" w14:textId="77777777" w:rsidR="005476DD" w:rsidRDefault="005476DD">
            <w:pPr>
              <w:pStyle w:val="p2"/>
              <w:jc w:val="both"/>
            </w:pPr>
            <w:r>
              <w:t>Предоставление доступа к базе знаний, центру поддержки, обновлениям ПО для программных продуктов</w:t>
            </w:r>
          </w:p>
        </w:tc>
        <w:tc>
          <w:tcPr>
            <w:tcW w:w="1559" w:type="dxa"/>
            <w:vAlign w:val="center"/>
            <w:tcPrChange w:id="35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2700479C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36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50C7EC42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3CDA77E1" w14:textId="77777777" w:rsidTr="005476DD">
        <w:trPr>
          <w:trPrChange w:id="37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38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6FFE3293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Возможность интерактивного управления Заявками, поданными через </w:t>
            </w:r>
            <w:ins w:id="39" w:author="Olga" w:date="2025-11-28T17:42:00Z">
              <w:r>
                <w:rPr>
                  <w:color w:val="000000"/>
                  <w:sz w:val="18"/>
                  <w:szCs w:val="18"/>
                </w:rPr>
                <w:t xml:space="preserve">сервисный </w:t>
              </w:r>
            </w:ins>
            <w:del w:id="40" w:author="Olga" w:date="2025-11-28T17:42:00Z">
              <w:r>
                <w:rPr>
                  <w:color w:val="000000"/>
                  <w:sz w:val="18"/>
                  <w:szCs w:val="18"/>
                </w:rPr>
                <w:delText>веб-</w:delText>
              </w:r>
            </w:del>
            <w:r>
              <w:rPr>
                <w:color w:val="000000"/>
                <w:sz w:val="18"/>
                <w:szCs w:val="18"/>
              </w:rPr>
              <w:t>портал</w:t>
            </w:r>
          </w:p>
        </w:tc>
        <w:tc>
          <w:tcPr>
            <w:tcW w:w="1559" w:type="dxa"/>
            <w:vAlign w:val="center"/>
            <w:tcPrChange w:id="41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0DFD0060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42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3E040FAF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16ED894B" w14:textId="77777777" w:rsidTr="005476DD">
        <w:trPr>
          <w:trPrChange w:id="43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44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2435BB45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Возможность изменения приоритета заявок заказчиком (с учетом описания приоритетов заявок)</w:t>
            </w:r>
          </w:p>
        </w:tc>
        <w:tc>
          <w:tcPr>
            <w:tcW w:w="1559" w:type="dxa"/>
            <w:vAlign w:val="center"/>
            <w:tcPrChange w:id="45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00FDE457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46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272D7BA7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1952BA4D" w14:textId="77777777" w:rsidTr="005476DD">
        <w:trPr>
          <w:trPrChange w:id="47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48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31B8B623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Время реакции специалиста Тринити, не более</w:t>
            </w:r>
          </w:p>
        </w:tc>
        <w:tc>
          <w:tcPr>
            <w:tcW w:w="1559" w:type="dxa"/>
            <w:vAlign w:val="center"/>
            <w:tcPrChange w:id="49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4E8F1687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  <w:lang w:val="en-US"/>
              </w:rPr>
              <w:t xml:space="preserve">4 </w:t>
            </w:r>
            <w:r>
              <w:rPr>
                <w:color w:val="0A58AF"/>
                <w:sz w:val="20"/>
                <w:szCs w:val="20"/>
              </w:rPr>
              <w:t>часа</w:t>
            </w:r>
          </w:p>
        </w:tc>
        <w:tc>
          <w:tcPr>
            <w:tcW w:w="1985" w:type="dxa"/>
            <w:vAlign w:val="center"/>
            <w:tcPrChange w:id="50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62600954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1 час</w:t>
            </w:r>
          </w:p>
        </w:tc>
      </w:tr>
      <w:tr w:rsidR="005476DD" w14:paraId="1553EE14" w14:textId="77777777" w:rsidTr="005476DD">
        <w:trPr>
          <w:trPrChange w:id="51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52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15C1ED33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Помощь в анализе и технической оценке состояния Оборудования</w:t>
            </w:r>
          </w:p>
        </w:tc>
        <w:tc>
          <w:tcPr>
            <w:tcW w:w="1559" w:type="dxa"/>
            <w:vAlign w:val="center"/>
            <w:tcPrChange w:id="53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0A278BC4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54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2A298159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17FA0092" w14:textId="77777777" w:rsidTr="005476DD">
        <w:trPr>
          <w:trPrChange w:id="55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56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4FE13853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ins w:id="57" w:author="Olga" w:date="2025-11-28T17:42:00Z">
              <w:r>
                <w:rPr>
                  <w:color w:val="000000"/>
                  <w:sz w:val="18"/>
                  <w:szCs w:val="18"/>
                </w:rPr>
                <w:t>У</w:t>
              </w:r>
            </w:ins>
            <w:del w:id="58" w:author="Olga" w:date="2025-11-28T17:42:00Z">
              <w:r>
                <w:rPr>
                  <w:color w:val="000000"/>
                  <w:sz w:val="18"/>
                  <w:szCs w:val="18"/>
                </w:rPr>
                <w:delText>Круглосуточное оказание у</w:delText>
              </w:r>
            </w:del>
            <w:r>
              <w:rPr>
                <w:color w:val="000000"/>
                <w:sz w:val="18"/>
                <w:szCs w:val="18"/>
              </w:rPr>
              <w:t>даленно</w:t>
            </w:r>
            <w:ins w:id="59" w:author="Olga" w:date="2025-11-28T17:43:00Z">
              <w:r>
                <w:rPr>
                  <w:color w:val="000000"/>
                  <w:sz w:val="18"/>
                  <w:szCs w:val="18"/>
                </w:rPr>
                <w:t>е</w:t>
              </w:r>
            </w:ins>
            <w:del w:id="60" w:author="Olga" w:date="2025-11-28T17:43:00Z">
              <w:r>
                <w:rPr>
                  <w:color w:val="000000"/>
                  <w:sz w:val="18"/>
                  <w:szCs w:val="18"/>
                </w:rPr>
                <w:delText>го</w:delText>
              </w:r>
            </w:del>
            <w:r>
              <w:rPr>
                <w:color w:val="000000"/>
                <w:sz w:val="18"/>
                <w:szCs w:val="18"/>
              </w:rPr>
              <w:t xml:space="preserve"> обслуживани</w:t>
            </w:r>
            <w:ins w:id="61" w:author="Olga" w:date="2025-11-28T17:43:00Z">
              <w:r>
                <w:rPr>
                  <w:color w:val="000000"/>
                  <w:sz w:val="18"/>
                  <w:szCs w:val="18"/>
                </w:rPr>
                <w:t>е</w:t>
              </w:r>
            </w:ins>
            <w:del w:id="62" w:author="Olga" w:date="2025-11-28T17:43:00Z">
              <w:r>
                <w:rPr>
                  <w:color w:val="000000"/>
                  <w:sz w:val="18"/>
                  <w:szCs w:val="18"/>
                </w:rPr>
                <w:delText>я</w:delText>
              </w:r>
            </w:del>
            <w:r>
              <w:rPr>
                <w:color w:val="000000"/>
                <w:sz w:val="18"/>
                <w:szCs w:val="18"/>
              </w:rPr>
              <w:t xml:space="preserve"> и удаленн</w:t>
            </w:r>
            <w:ins w:id="63" w:author="Olga" w:date="2025-11-28T17:43:00Z">
              <w:r>
                <w:rPr>
                  <w:color w:val="000000"/>
                  <w:sz w:val="18"/>
                  <w:szCs w:val="18"/>
                </w:rPr>
                <w:t>ая</w:t>
              </w:r>
            </w:ins>
            <w:del w:id="64" w:author="Olga" w:date="2025-11-28T17:43:00Z">
              <w:r>
                <w:rPr>
                  <w:color w:val="000000"/>
                  <w:sz w:val="18"/>
                  <w:szCs w:val="18"/>
                </w:rPr>
                <w:delText>ой</w:delText>
              </w:r>
            </w:del>
            <w:r>
              <w:rPr>
                <w:color w:val="000000"/>
                <w:sz w:val="18"/>
                <w:szCs w:val="18"/>
              </w:rPr>
              <w:t xml:space="preserve"> диагностик</w:t>
            </w:r>
            <w:ins w:id="65" w:author="Olga" w:date="2025-11-28T17:43:00Z">
              <w:r>
                <w:rPr>
                  <w:color w:val="000000"/>
                  <w:sz w:val="18"/>
                  <w:szCs w:val="18"/>
                </w:rPr>
                <w:t>а</w:t>
              </w:r>
            </w:ins>
            <w:del w:id="66" w:author="Olga" w:date="2025-11-28T17:43:00Z">
              <w:r>
                <w:rPr>
                  <w:color w:val="000000"/>
                  <w:sz w:val="18"/>
                  <w:szCs w:val="18"/>
                </w:rPr>
                <w:delText>и</w:delText>
              </w:r>
            </w:del>
            <w:r>
              <w:rPr>
                <w:color w:val="000000"/>
                <w:sz w:val="18"/>
                <w:szCs w:val="18"/>
              </w:rPr>
              <w:t xml:space="preserve"> для Оборудования</w:t>
            </w:r>
            <w:ins w:id="67" w:author="Olga" w:date="2025-11-28T17:43:00Z">
              <w:r>
                <w:rPr>
                  <w:color w:val="000000"/>
                  <w:sz w:val="18"/>
                  <w:szCs w:val="18"/>
                </w:rPr>
                <w:t xml:space="preserve"> в режиме 24/7</w:t>
              </w:r>
            </w:ins>
          </w:p>
        </w:tc>
        <w:tc>
          <w:tcPr>
            <w:tcW w:w="1559" w:type="dxa"/>
            <w:vAlign w:val="center"/>
            <w:tcPrChange w:id="68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7DA9D94F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  <w:tc>
          <w:tcPr>
            <w:tcW w:w="1985" w:type="dxa"/>
            <w:vAlign w:val="center"/>
            <w:tcPrChange w:id="69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7802A17C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2523E394" w14:textId="77777777" w:rsidTr="005476DD">
        <w:trPr>
          <w:trPrChange w:id="70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71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6CF49184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Круглосуточное выездное обслуживание Оборудования (прибытие на объект)</w:t>
            </w:r>
          </w:p>
        </w:tc>
        <w:tc>
          <w:tcPr>
            <w:tcW w:w="1559" w:type="dxa"/>
            <w:vAlign w:val="center"/>
            <w:tcPrChange w:id="72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1AFE10E4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-</w:t>
            </w:r>
          </w:p>
        </w:tc>
        <w:tc>
          <w:tcPr>
            <w:tcW w:w="1985" w:type="dxa"/>
            <w:vAlign w:val="center"/>
            <w:tcPrChange w:id="73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1FDABA25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</w:rPr>
              <w:t>+</w:t>
            </w:r>
          </w:p>
        </w:tc>
      </w:tr>
      <w:tr w:rsidR="005476DD" w14:paraId="23220645" w14:textId="77777777" w:rsidTr="005476DD">
        <w:trPr>
          <w:trPrChange w:id="74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75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6CDE58D7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Время прибытия инженера на Объект для обслуживания неработоспособного Оборудования </w:t>
            </w:r>
          </w:p>
        </w:tc>
        <w:tc>
          <w:tcPr>
            <w:tcW w:w="1559" w:type="dxa"/>
            <w:vAlign w:val="center"/>
            <w:tcPrChange w:id="76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7602EAAD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  <w:lang w:val="en-US"/>
              </w:rPr>
            </w:pPr>
            <w:r>
              <w:rPr>
                <w:color w:val="0A58AF"/>
                <w:sz w:val="20"/>
                <w:szCs w:val="20"/>
              </w:rPr>
              <w:t>Следующий рабочий день</w:t>
            </w:r>
          </w:p>
        </w:tc>
        <w:tc>
          <w:tcPr>
            <w:tcW w:w="1985" w:type="dxa"/>
            <w:vAlign w:val="center"/>
            <w:tcPrChange w:id="77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68F1E66E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  <w:lang w:val="en-US"/>
              </w:rPr>
              <w:t>4 ч</w:t>
            </w:r>
            <w:r>
              <w:rPr>
                <w:color w:val="0A58AF"/>
                <w:sz w:val="20"/>
                <w:szCs w:val="20"/>
              </w:rPr>
              <w:t>аса</w:t>
            </w:r>
          </w:p>
        </w:tc>
      </w:tr>
      <w:tr w:rsidR="005476DD" w14:paraId="2F6308A5" w14:textId="77777777" w:rsidTr="005476DD">
        <w:trPr>
          <w:trPrChange w:id="78" w:author="Olga" w:date="2025-12-08T13:14:00Z" w16du:dateUtc="2025-12-08T10:14:00Z">
            <w:trPr>
              <w:gridAfter w:val="0"/>
            </w:trPr>
          </w:trPrChange>
        </w:trPr>
        <w:tc>
          <w:tcPr>
            <w:tcW w:w="5807" w:type="dxa"/>
            <w:vAlign w:val="center"/>
            <w:tcPrChange w:id="79" w:author="Olga" w:date="2025-12-08T13:14:00Z" w16du:dateUtc="2025-12-08T10:14:00Z">
              <w:tcPr>
                <w:tcW w:w="5807" w:type="dxa"/>
                <w:vAlign w:val="center"/>
              </w:tcPr>
            </w:tcPrChange>
          </w:tcPr>
          <w:p w14:paraId="6B5745A7" w14:textId="77777777" w:rsidR="005476DD" w:rsidRDefault="005476DD">
            <w:pPr>
              <w:pStyle w:val="p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Гарантированное время Ремонта неработоспособного Оборудования с момента определения неисправного компонента</w:t>
            </w:r>
          </w:p>
        </w:tc>
        <w:tc>
          <w:tcPr>
            <w:tcW w:w="1559" w:type="dxa"/>
            <w:vAlign w:val="center"/>
            <w:tcPrChange w:id="80" w:author="Olga" w:date="2025-12-08T13:14:00Z" w16du:dateUtc="2025-12-08T10:14:00Z">
              <w:tcPr>
                <w:tcW w:w="1559" w:type="dxa"/>
                <w:vAlign w:val="center"/>
              </w:tcPr>
            </w:tcPrChange>
          </w:tcPr>
          <w:p w14:paraId="4AE5F3F4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  <w:lang w:val="en-US"/>
              </w:rPr>
            </w:pPr>
            <w:r>
              <w:rPr>
                <w:color w:val="0A58AF"/>
                <w:sz w:val="20"/>
                <w:szCs w:val="20"/>
              </w:rPr>
              <w:t>Следующий рабочий день</w:t>
            </w:r>
          </w:p>
        </w:tc>
        <w:tc>
          <w:tcPr>
            <w:tcW w:w="1985" w:type="dxa"/>
            <w:vAlign w:val="center"/>
            <w:tcPrChange w:id="81" w:author="Olga" w:date="2025-12-08T13:14:00Z" w16du:dateUtc="2025-12-08T10:14:00Z">
              <w:tcPr>
                <w:tcW w:w="1270" w:type="dxa"/>
                <w:vAlign w:val="center"/>
              </w:tcPr>
            </w:tcPrChange>
          </w:tcPr>
          <w:p w14:paraId="72CCA1AB" w14:textId="77777777" w:rsidR="005476DD" w:rsidRDefault="005476DD">
            <w:pPr>
              <w:pStyle w:val="p2"/>
              <w:jc w:val="center"/>
              <w:rPr>
                <w:color w:val="0A58AF"/>
                <w:sz w:val="20"/>
                <w:szCs w:val="20"/>
              </w:rPr>
            </w:pPr>
            <w:r>
              <w:rPr>
                <w:color w:val="0A58AF"/>
                <w:sz w:val="20"/>
                <w:szCs w:val="20"/>
                <w:lang w:val="en-US"/>
              </w:rPr>
              <w:t>4 ч</w:t>
            </w:r>
            <w:r>
              <w:rPr>
                <w:color w:val="0A58AF"/>
                <w:sz w:val="20"/>
                <w:szCs w:val="20"/>
              </w:rPr>
              <w:t>аса</w:t>
            </w:r>
          </w:p>
        </w:tc>
      </w:tr>
    </w:tbl>
    <w:p w14:paraId="054F6E99" w14:textId="77777777" w:rsidR="0046602A" w:rsidRDefault="0046602A">
      <w:pPr>
        <w:pStyle w:val="p1"/>
      </w:pPr>
    </w:p>
    <w:p w14:paraId="53529017" w14:textId="77777777" w:rsidR="0046602A" w:rsidRDefault="00000000">
      <w:pPr>
        <w:pStyle w:val="p1"/>
      </w:pPr>
      <w:r>
        <w:t>Приоритеты заявок, поступающих от Заказчика</w:t>
      </w:r>
    </w:p>
    <w:p w14:paraId="216E9827" w14:textId="77777777" w:rsidR="0046602A" w:rsidRDefault="0046602A">
      <w:pPr>
        <w:pStyle w:val="p1"/>
      </w:pPr>
    </w:p>
    <w:p w14:paraId="2ACFC2D2" w14:textId="77777777" w:rsidR="0046602A" w:rsidRDefault="00000000">
      <w:pPr>
        <w:pStyle w:val="p2"/>
        <w:jc w:val="both"/>
      </w:pPr>
      <w:r>
        <w:t>Приоритеты заявок определяются Тринити по собственному усмотрению, исходя из следующих описаний:</w:t>
      </w:r>
    </w:p>
    <w:p w14:paraId="7F71C408" w14:textId="77777777" w:rsidR="0046602A" w:rsidRDefault="00000000">
      <w:pPr>
        <w:pStyle w:val="p2"/>
        <w:jc w:val="both"/>
      </w:pPr>
      <w:r>
        <w:t>Приоритет 1 – Оборудование остановлено: серьезное влияние на бизнес, Оборудование не работает.</w:t>
      </w:r>
    </w:p>
    <w:p w14:paraId="4A7A6DA1" w14:textId="77777777" w:rsidR="0046602A" w:rsidRDefault="00000000">
      <w:pPr>
        <w:pStyle w:val="p2"/>
        <w:jc w:val="both"/>
      </w:pPr>
      <w:r>
        <w:t>Приоритет 2 – Оборудование деградировало: снижение производительности или перебои доступности.</w:t>
      </w:r>
    </w:p>
    <w:p w14:paraId="55CC8397" w14:textId="77777777" w:rsidR="0046602A" w:rsidRDefault="00000000">
      <w:pPr>
        <w:pStyle w:val="p2"/>
        <w:jc w:val="both"/>
      </w:pPr>
      <w:r>
        <w:t>Приоритет 3 – Незначительное влияние или вопрос: влияние на бизнес-операции низкое или отсутствует, Оборудование доступно.</w:t>
      </w:r>
    </w:p>
    <w:p w14:paraId="21E12A59" w14:textId="77777777" w:rsidR="0046602A" w:rsidRDefault="00000000">
      <w:pPr>
        <w:pStyle w:val="p2"/>
        <w:jc w:val="both"/>
      </w:pPr>
      <w:r>
        <w:lastRenderedPageBreak/>
        <w:t>При этом, Заказчик вправе изменить уровень приоритета конкретной заявки в порядке и на условиях, определенных Тринити.</w:t>
      </w:r>
    </w:p>
    <w:p w14:paraId="562260C9" w14:textId="77777777" w:rsidR="0046602A" w:rsidRDefault="0046602A">
      <w:pPr>
        <w:pStyle w:val="p2"/>
      </w:pPr>
    </w:p>
    <w:p w14:paraId="7FE7F1A8" w14:textId="77777777" w:rsidR="0046602A" w:rsidRDefault="00000000">
      <w:pPr>
        <w:pStyle w:val="p1"/>
      </w:pPr>
      <w:r>
        <w:t>Запасные части и обслуживание Оборудования</w:t>
      </w:r>
    </w:p>
    <w:p w14:paraId="002EB6CB" w14:textId="77777777" w:rsidR="0046602A" w:rsidRDefault="0046602A">
      <w:pPr>
        <w:pStyle w:val="p1"/>
      </w:pPr>
    </w:p>
    <w:p w14:paraId="1B27277F" w14:textId="77777777" w:rsidR="0046602A" w:rsidRDefault="00000000">
      <w:pPr>
        <w:pStyle w:val="p2"/>
        <w:jc w:val="both"/>
      </w:pPr>
      <w:r>
        <w:t>Запасные части, классифицируемые как ЗОЭ (Заменяемый на объекте элемент, FRU), отправляются на Объект и заменяются специалистом Тринити, либо Сервисным Партнером.</w:t>
      </w:r>
    </w:p>
    <w:p w14:paraId="4822EAE2" w14:textId="77777777" w:rsidR="0046602A" w:rsidRDefault="0046602A">
      <w:pPr>
        <w:pStyle w:val="p2"/>
        <w:jc w:val="both"/>
      </w:pPr>
    </w:p>
    <w:p w14:paraId="7E99CDB8" w14:textId="77777777" w:rsidR="0046602A" w:rsidRDefault="00000000">
      <w:pPr>
        <w:pStyle w:val="p2"/>
        <w:jc w:val="both"/>
      </w:pPr>
      <w:r>
        <w:t xml:space="preserve">Запасные части, классифицируемые как ЗПЭ (Заменяемый пользователем элемент, CRU), отправляются Тринити на Объект и заменяются Заказчиком самостоятельно. </w:t>
      </w:r>
    </w:p>
    <w:p w14:paraId="6D760214" w14:textId="77777777" w:rsidR="0046602A" w:rsidRDefault="0046602A">
      <w:pPr>
        <w:pStyle w:val="p2"/>
        <w:jc w:val="both"/>
      </w:pPr>
    </w:p>
    <w:p w14:paraId="633AAB3B" w14:textId="77E343A9" w:rsidR="0046602A" w:rsidRPr="00774BC9" w:rsidRDefault="00000000">
      <w:pPr>
        <w:pStyle w:val="p2"/>
        <w:jc w:val="both"/>
        <w:rPr>
          <w:color w:val="000000" w:themeColor="text1"/>
          <w:rPrChange w:id="82" w:author="Olga" w:date="2025-12-08T14:07:00Z" w16du:dateUtc="2025-12-08T11:07:00Z">
            <w:rPr>
              <w:color w:val="FF0000"/>
            </w:rPr>
          </w:rPrChange>
        </w:rPr>
      </w:pPr>
      <w:commentRangeStart w:id="83"/>
      <w:r w:rsidRPr="00774BC9">
        <w:rPr>
          <w:color w:val="000000" w:themeColor="text1"/>
          <w:rPrChange w:id="84" w:author="Olga" w:date="2025-12-08T14:07:00Z" w16du:dateUtc="2025-12-08T11:07:00Z">
            <w:rPr>
              <w:color w:val="FF0000"/>
            </w:rPr>
          </w:rPrChange>
        </w:rPr>
        <w:t>Перечень запасных частей, классифицируемых как ЗПЭ (Заменяемый пользователем элемент, CRU) включает следующее: модули оперативной памяти, HDD (накопители на жестких магнитных дисках) или SSD (твердотельные накопители)</w:t>
      </w:r>
      <w:del w:id="85" w:author="Olga" w:date="2025-12-08T14:06:00Z" w16du:dateUtc="2025-12-08T11:06:00Z">
        <w:r w:rsidRPr="00774BC9" w:rsidDel="00774BC9">
          <w:rPr>
            <w:color w:val="000000" w:themeColor="text1"/>
            <w:rPrChange w:id="86" w:author="Olga" w:date="2025-12-08T14:07:00Z" w16du:dateUtc="2025-12-08T11:07:00Z">
              <w:rPr>
                <w:color w:val="FF0000"/>
              </w:rPr>
            </w:rPrChange>
          </w:rPr>
          <w:delText>, аппаратные RAID-контроллеры</w:delText>
        </w:r>
      </w:del>
      <w:r w:rsidRPr="00774BC9">
        <w:rPr>
          <w:color w:val="000000" w:themeColor="text1"/>
          <w:rPrChange w:id="87" w:author="Olga" w:date="2025-12-08T14:07:00Z" w16du:dateUtc="2025-12-08T11:07:00Z">
            <w:rPr>
              <w:color w:val="FF0000"/>
            </w:rPr>
          </w:rPrChange>
        </w:rPr>
        <w:t>, сетевые адаптеры (встраиваемые), при этом, любые иные запасные части классифицируются как ЗОЭ (Заменяемый на объекте элемент, FRU).</w:t>
      </w:r>
      <w:commentRangeEnd w:id="83"/>
      <w:r w:rsidR="005476DD" w:rsidRPr="00774BC9">
        <w:rPr>
          <w:rStyle w:val="afb"/>
          <w:rFonts w:asciiTheme="minorHAnsi" w:eastAsiaTheme="minorHAnsi" w:hAnsiTheme="minorHAnsi" w:cstheme="minorBidi"/>
          <w:color w:val="000000" w:themeColor="text1"/>
          <w:lang w:eastAsia="en-US"/>
          <w:rPrChange w:id="88" w:author="Olga" w:date="2025-12-08T14:07:00Z" w16du:dateUtc="2025-12-08T11:07:00Z">
            <w:rPr>
              <w:rStyle w:val="afb"/>
              <w:rFonts w:asciiTheme="minorHAnsi" w:eastAsiaTheme="minorHAnsi" w:hAnsiTheme="minorHAnsi" w:cstheme="minorBidi"/>
              <w:color w:val="auto"/>
              <w:lang w:eastAsia="en-US"/>
            </w:rPr>
          </w:rPrChange>
        </w:rPr>
        <w:commentReference w:id="83"/>
      </w:r>
    </w:p>
    <w:p w14:paraId="5CC7DAE9" w14:textId="77777777" w:rsidR="0046602A" w:rsidRDefault="0046602A">
      <w:pPr>
        <w:pStyle w:val="p2"/>
        <w:jc w:val="both"/>
      </w:pPr>
    </w:p>
    <w:p w14:paraId="7A260CBC" w14:textId="77777777" w:rsidR="0046602A" w:rsidRDefault="00000000">
      <w:pPr>
        <w:pStyle w:val="p2"/>
        <w:jc w:val="both"/>
      </w:pPr>
      <w:r>
        <w:t>Тринити оставляет за собой возможность использования восстановленных Запасных частей, при этом, на них распространяются те же условия поддержки, что и на всё Оборудование.</w:t>
      </w:r>
    </w:p>
    <w:p w14:paraId="20C37E50" w14:textId="77777777" w:rsidR="0046602A" w:rsidRDefault="0046602A">
      <w:pPr>
        <w:pStyle w:val="p2"/>
        <w:jc w:val="both"/>
      </w:pPr>
    </w:p>
    <w:p w14:paraId="06D179D7" w14:textId="77777777" w:rsidR="0046602A" w:rsidRDefault="00000000">
      <w:pPr>
        <w:pStyle w:val="p2"/>
        <w:jc w:val="both"/>
      </w:pPr>
      <w:r>
        <w:t>Все замененные в ходе оказания Услуг Запасные части являются собственностью Тринити. Заказчик обязан в течение 10 рабочих дней с даты окончания оказания Услуг вернуть все замененные в процессе оказания Услуг запасные части Тринити, либо оплатить на основании счета на оплату, предоставленного Тринити рыночную стоимость аналогичной новой запасной части.</w:t>
      </w:r>
    </w:p>
    <w:p w14:paraId="2D3BD81E" w14:textId="77777777" w:rsidR="0046602A" w:rsidRDefault="0046602A">
      <w:pPr>
        <w:pStyle w:val="p2"/>
        <w:jc w:val="both"/>
      </w:pPr>
    </w:p>
    <w:p w14:paraId="6BDEB46A" w14:textId="77777777" w:rsidR="0046602A" w:rsidRDefault="00000000">
      <w:pPr>
        <w:pStyle w:val="p2"/>
        <w:jc w:val="both"/>
      </w:pPr>
      <w:r>
        <w:t>Время прибытия специалиста на Объект исчисляется с момента получения Заказчиком подтверждения необходимости оказания аппаратной поддержки Оборудования на Объекте со стороны Тринити.</w:t>
      </w:r>
    </w:p>
    <w:p w14:paraId="59BC2537" w14:textId="77777777" w:rsidR="0046602A" w:rsidRDefault="00000000">
      <w:pPr>
        <w:pStyle w:val="p2"/>
        <w:jc w:val="both"/>
      </w:pPr>
      <w:r>
        <w:t>Гарантированное время Ремонта, приведенное в настоящих Условиях, распространяется только на Заявки, которым Тринити был присвоен Приоритет 1.</w:t>
      </w:r>
    </w:p>
    <w:p w14:paraId="21EC9F9A" w14:textId="77777777" w:rsidR="0046602A" w:rsidRDefault="0046602A">
      <w:pPr>
        <w:pStyle w:val="p2"/>
        <w:jc w:val="both"/>
      </w:pPr>
    </w:p>
    <w:p w14:paraId="0DB38AA6" w14:textId="77777777" w:rsidR="0046602A" w:rsidRDefault="00000000">
      <w:pPr>
        <w:pStyle w:val="p2"/>
        <w:jc w:val="both"/>
      </w:pPr>
      <w:r>
        <w:t>Тринити вправе не соблюдать гарантированное время Ремонта при невыполнении Заказчиком рекомендаций по эксплуатации Оборудования, приведенных в документации, поставляемой с Оборудованием или полученных от Тринити в ходе аудитов или иных операций по обслуживанию Оборудования. Указанные рекомендации по эксплуатации могут быть направлены Тринити Заказчику как в бумажном, так и в электронном виде.</w:t>
      </w:r>
    </w:p>
    <w:p w14:paraId="3BDAC285" w14:textId="77777777" w:rsidR="0046602A" w:rsidRDefault="0046602A">
      <w:pPr>
        <w:pStyle w:val="p2"/>
        <w:jc w:val="both"/>
      </w:pPr>
    </w:p>
    <w:p w14:paraId="52653558" w14:textId="77777777" w:rsidR="0046602A" w:rsidRDefault="00000000">
      <w:pPr>
        <w:pStyle w:val="p2"/>
        <w:jc w:val="both"/>
      </w:pPr>
      <w:r>
        <w:t>Отсчет Гарантийного времени Ремонта может быть приостановлен Тринити в одностороннем порядке в случаях, когда присутствуют:</w:t>
      </w:r>
    </w:p>
    <w:p w14:paraId="0FBC4052" w14:textId="77777777" w:rsidR="0046602A" w:rsidRDefault="00000000">
      <w:pPr>
        <w:pStyle w:val="p2"/>
        <w:ind w:firstLine="708"/>
        <w:jc w:val="both"/>
      </w:pPr>
      <w:r>
        <w:t>- Действие или бездействие Заказчика или третьих лиц, влияющее на процесс Ремонта;</w:t>
      </w:r>
    </w:p>
    <w:p w14:paraId="43FC4AFA" w14:textId="77777777" w:rsidR="0046602A" w:rsidRDefault="00000000">
      <w:pPr>
        <w:pStyle w:val="p2"/>
        <w:ind w:firstLine="708"/>
        <w:jc w:val="both"/>
      </w:pPr>
      <w:r>
        <w:t>- Любые автоматические или ручные процессы восстановления, запущенные при обнаружении неисправности Оборудования;</w:t>
      </w:r>
    </w:p>
    <w:p w14:paraId="40D533B5" w14:textId="77777777" w:rsidR="0046602A" w:rsidRDefault="00000000">
      <w:pPr>
        <w:pStyle w:val="p2"/>
        <w:ind w:firstLine="708"/>
        <w:jc w:val="both"/>
      </w:pPr>
      <w:r>
        <w:t xml:space="preserve">- Любые иные действия, не имеющие отношения к Ремонту Оборудования, но позволяющие убедиться в том, что неисправности Оборудования устранены, например, перезагрузка операционной </w:t>
      </w:r>
      <w:ins w:id="89" w:author="Olga" w:date="2025-11-28T17:46:00Z">
        <w:r>
          <w:t xml:space="preserve">системы </w:t>
        </w:r>
      </w:ins>
      <w:r>
        <w:t>Оборудования.</w:t>
      </w:r>
    </w:p>
    <w:p w14:paraId="4E2D8D41" w14:textId="77777777" w:rsidR="0046602A" w:rsidRDefault="0046602A">
      <w:pPr>
        <w:pStyle w:val="p2"/>
        <w:ind w:firstLine="708"/>
        <w:jc w:val="both"/>
      </w:pPr>
    </w:p>
    <w:p w14:paraId="4490E309" w14:textId="77777777" w:rsidR="0046602A" w:rsidRDefault="00000000">
      <w:pPr>
        <w:pStyle w:val="p2"/>
        <w:jc w:val="both"/>
      </w:pPr>
      <w:r>
        <w:t>Проверка исправности Оборудования (успешности восстановления Оборудования) может быть выполнена специалистами Тринити с помощью теста самодиагностики Оборудования, автономной диагностики специальными средствами или визуального контроля корректности функционирования.</w:t>
      </w:r>
    </w:p>
    <w:p w14:paraId="0562A3BE" w14:textId="77777777" w:rsidR="0046602A" w:rsidRDefault="00000000">
      <w:pPr>
        <w:pStyle w:val="p2"/>
        <w:jc w:val="both"/>
      </w:pPr>
      <w:r>
        <w:t>Компания Тринити по собственному усмотрению определяет уровень тестирования, необходимый для проверки результатов Ремонта.</w:t>
      </w:r>
    </w:p>
    <w:p w14:paraId="343070D6" w14:textId="77777777" w:rsidR="0046602A" w:rsidRDefault="0046602A">
      <w:pPr>
        <w:pStyle w:val="p2"/>
        <w:jc w:val="both"/>
      </w:pPr>
    </w:p>
    <w:p w14:paraId="4165A027" w14:textId="77777777" w:rsidR="0046602A" w:rsidRDefault="00000000">
      <w:pPr>
        <w:pStyle w:val="p2"/>
        <w:jc w:val="both"/>
      </w:pPr>
      <w:r>
        <w:t>В случае оказания Услуг на Объекте, после согласования с Заказчиком, специалист Тринити или Сервисного Партнера Тринити, может выполнить следующие действия:</w:t>
      </w:r>
    </w:p>
    <w:p w14:paraId="72BDCCE9" w14:textId="77777777" w:rsidR="0046602A" w:rsidRDefault="00000000">
      <w:pPr>
        <w:pStyle w:val="p2"/>
        <w:ind w:firstLine="708"/>
        <w:jc w:val="both"/>
      </w:pPr>
      <w:r>
        <w:t>- установить доступные технические исправления для обслуживаемого Оборудования для обеспечения надлежащей работы Оборудования и сохранения его совместимости с Запасными частями;</w:t>
      </w:r>
    </w:p>
    <w:p w14:paraId="766AF131" w14:textId="77777777" w:rsidR="0046602A" w:rsidRDefault="00000000">
      <w:pPr>
        <w:pStyle w:val="p2"/>
        <w:ind w:firstLine="708"/>
        <w:jc w:val="both"/>
      </w:pPr>
      <w:r>
        <w:t>- установить доступные обновления микропрограмм, не подлежащие, по мнению Тринити, установке Заказчиком и необходимые для восстановления рабочего состояния Оборудования, для сохранения возможности дальнейшего оказания Услуг.</w:t>
      </w:r>
    </w:p>
    <w:p w14:paraId="7FB3C9E0" w14:textId="77777777" w:rsidR="0046602A" w:rsidRDefault="0046602A">
      <w:pPr>
        <w:pStyle w:val="p2"/>
        <w:ind w:firstLine="708"/>
        <w:jc w:val="both"/>
      </w:pPr>
    </w:p>
    <w:p w14:paraId="2F5497ED" w14:textId="77777777" w:rsidR="0046602A" w:rsidRDefault="00000000">
      <w:pPr>
        <w:pStyle w:val="p2"/>
        <w:jc w:val="both"/>
      </w:pPr>
      <w:r>
        <w:t>Тринити может передавать права на оказание Услуг Сервисному Партнеру по своему усмотрению.</w:t>
      </w:r>
    </w:p>
    <w:p w14:paraId="5B553B2F" w14:textId="77777777" w:rsidR="0046602A" w:rsidRDefault="0046602A">
      <w:pPr>
        <w:pStyle w:val="p3"/>
      </w:pPr>
    </w:p>
    <w:p w14:paraId="6FCC5CFA" w14:textId="77777777" w:rsidR="0046602A" w:rsidRDefault="00000000">
      <w:pPr>
        <w:pStyle w:val="p1"/>
      </w:pPr>
      <w:r>
        <w:t>Обязанности Заказчика</w:t>
      </w:r>
    </w:p>
    <w:p w14:paraId="0E17DA09" w14:textId="77777777" w:rsidR="0046602A" w:rsidRDefault="0046602A">
      <w:pPr>
        <w:pStyle w:val="p1"/>
      </w:pPr>
    </w:p>
    <w:p w14:paraId="44143E72" w14:textId="77777777" w:rsidR="0046602A" w:rsidRDefault="00000000">
      <w:pPr>
        <w:pStyle w:val="p2"/>
        <w:jc w:val="both"/>
      </w:pPr>
      <w:r>
        <w:t xml:space="preserve">Зарегистрироваться в </w:t>
      </w:r>
      <w:del w:id="90" w:author="Olga" w:date="2025-11-28T17:47:00Z">
        <w:r>
          <w:delText>Системе управления заявками</w:delText>
        </w:r>
      </w:del>
      <w:ins w:id="91" w:author="Olga" w:date="2025-11-28T17:47:00Z">
        <w:r>
          <w:t>сервисном портале</w:t>
        </w:r>
      </w:ins>
      <w:r>
        <w:t>.</w:t>
      </w:r>
    </w:p>
    <w:p w14:paraId="57AC7793" w14:textId="77777777" w:rsidR="0046602A" w:rsidRDefault="0046602A">
      <w:pPr>
        <w:pStyle w:val="p2"/>
        <w:jc w:val="both"/>
      </w:pPr>
    </w:p>
    <w:p w14:paraId="0E742C48" w14:textId="77777777" w:rsidR="0046602A" w:rsidRDefault="00000000">
      <w:pPr>
        <w:pStyle w:val="p2"/>
        <w:jc w:val="both"/>
      </w:pPr>
      <w:r>
        <w:t xml:space="preserve">В момент регистрации в </w:t>
      </w:r>
      <w:del w:id="92" w:author="Olga" w:date="2025-11-28T17:47:00Z">
        <w:r>
          <w:delText>Системе управления заявками</w:delText>
        </w:r>
      </w:del>
      <w:ins w:id="93" w:author="Olga" w:date="2025-11-28T17:47:00Z">
        <w:r>
          <w:t>сервисном портале</w:t>
        </w:r>
      </w:ins>
      <w:r>
        <w:t xml:space="preserve"> предоставить Тринити полную, актуальную и достоверную информацию об Объекте и любых изменениях в аппаратной конфигурации Оборудования.</w:t>
      </w:r>
    </w:p>
    <w:p w14:paraId="19D36C86" w14:textId="77777777" w:rsidR="0046602A" w:rsidRDefault="0046602A">
      <w:pPr>
        <w:pStyle w:val="p2"/>
        <w:jc w:val="both"/>
      </w:pPr>
    </w:p>
    <w:p w14:paraId="5EF70427" w14:textId="77777777" w:rsidR="0046602A" w:rsidRDefault="00000000">
      <w:pPr>
        <w:pStyle w:val="p2"/>
        <w:jc w:val="both"/>
      </w:pPr>
      <w:r>
        <w:t>Следовать инструкциям специалистов технической поддержки Тринити при оказании Услуг по диагностике и восстановлению работоспособности Оборудования.</w:t>
      </w:r>
    </w:p>
    <w:p w14:paraId="45674434" w14:textId="77777777" w:rsidR="0046602A" w:rsidRDefault="0046602A">
      <w:pPr>
        <w:pStyle w:val="p2"/>
        <w:jc w:val="both"/>
      </w:pPr>
    </w:p>
    <w:p w14:paraId="25B05848" w14:textId="77777777" w:rsidR="0046602A" w:rsidRDefault="00000000">
      <w:pPr>
        <w:pStyle w:val="p2"/>
        <w:jc w:val="both"/>
      </w:pPr>
      <w:r>
        <w:t>Единолично нести ответственность за полное резервное копирование всех имеющихся данных и программ, расположенных на всем задействованном при оказании Услуг Оборудовании. Во избежание повреждений, изменений и потери данных Заказчику также настоятельно рекомендуется регулярно выполнять резервное копирование данных, хранящихся на всем задействованном Оборудовании.</w:t>
      </w:r>
    </w:p>
    <w:p w14:paraId="79379061" w14:textId="77777777" w:rsidR="0046602A" w:rsidRDefault="0046602A">
      <w:pPr>
        <w:pStyle w:val="p2"/>
        <w:jc w:val="both"/>
      </w:pPr>
    </w:p>
    <w:p w14:paraId="63AACB5A" w14:textId="77777777" w:rsidR="0046602A" w:rsidRDefault="00000000">
      <w:pPr>
        <w:pStyle w:val="p2"/>
        <w:jc w:val="both"/>
      </w:pPr>
      <w:r>
        <w:t>Нести ответственность за сохранность и защиту всей конфиденциальной, коммерческой, служебной информации и/или персональных данных и управление доступом к ним на всем задействованном при оказании Услуг Оборудовании.</w:t>
      </w:r>
    </w:p>
    <w:p w14:paraId="2A482E1D" w14:textId="77777777" w:rsidR="0046602A" w:rsidRDefault="0046602A">
      <w:pPr>
        <w:pStyle w:val="p2"/>
        <w:jc w:val="both"/>
      </w:pPr>
    </w:p>
    <w:p w14:paraId="2E1DD006" w14:textId="77777777" w:rsidR="0046602A" w:rsidRDefault="00000000">
      <w:pPr>
        <w:pStyle w:val="p2"/>
        <w:jc w:val="both"/>
      </w:pPr>
      <w:r>
        <w:t>Соблюдать требования к версионности и настройке программного обеспечения (драйверов, операционных оборудования), микрокодов Оборудования.</w:t>
      </w:r>
    </w:p>
    <w:p w14:paraId="48C24694" w14:textId="77777777" w:rsidR="0046602A" w:rsidRDefault="0046602A">
      <w:pPr>
        <w:pStyle w:val="p2"/>
        <w:jc w:val="both"/>
      </w:pPr>
    </w:p>
    <w:p w14:paraId="601A71C8" w14:textId="77777777" w:rsidR="0046602A" w:rsidRDefault="00000000">
      <w:pPr>
        <w:pStyle w:val="p2"/>
        <w:jc w:val="both"/>
      </w:pPr>
      <w:r>
        <w:t xml:space="preserve">При выездном обслуживании Оборудования силами Тринити или Сервисного партнера предоставить Тринити и наравне с ним – Сервисному Партнеру своевременный, свободный, безопасный и достаточный доступ как на </w:t>
      </w:r>
      <w:proofErr w:type="gramStart"/>
      <w:r>
        <w:t>Объект</w:t>
      </w:r>
      <w:proofErr w:type="gramEnd"/>
      <w:r>
        <w:t xml:space="preserve"> так и в отдельные помещения на Объекте, в которых размещено Оборудование, включая, но не ограничиваясь – достаточное рабочее пространство, освещение, электрическую сеть, возможность подключения к обслуживаемому Оборудованию. </w:t>
      </w:r>
      <w:bookmarkStart w:id="94" w:name="_Hlk203667386"/>
      <w:r>
        <w:t>При несоблюдении Заказчиком любого из вышеозначенных условий Тринити, как и Сервисный партнер вправе отказаться от оказания Услуг без применения к ним каких-либо штрафных санкций.</w:t>
      </w:r>
      <w:bookmarkEnd w:id="94"/>
    </w:p>
    <w:p w14:paraId="718BF393" w14:textId="77777777" w:rsidR="0046602A" w:rsidRDefault="0046602A">
      <w:pPr>
        <w:pStyle w:val="p2"/>
        <w:jc w:val="both"/>
      </w:pPr>
    </w:p>
    <w:p w14:paraId="210C3A27" w14:textId="77777777" w:rsidR="0046602A" w:rsidRDefault="00000000">
      <w:pPr>
        <w:pStyle w:val="p2"/>
        <w:jc w:val="both"/>
      </w:pPr>
      <w:r>
        <w:t>Заказчик несет ответственность за своевременный, свободный, безопасный и достаточный доступ на территории расположения Объектов и/или Объекты с пропускной системой, включая, но не ограничиваясь: своевременное проведение всех необходимых мероприятий по допуску специалистов Тринити или Сервисного Партнера, автотранспорта и сопутствующего оборудования (ноутбуки, вспомогательное оборудование, запасные части, др.) Тринити или Сервисного Партнера, а также по выносу оборудования, выезду автотранспорта и выходу специалистов Тринити и/или Сервисного Партнера с территории. При несоблюдении Заказчиком любого из вышеозначенных условий Тринити, как и Сервисный партнер вправе отказаться от оказания Услуг без применения к ним каких-либо штрафных санкций.</w:t>
      </w:r>
    </w:p>
    <w:p w14:paraId="6D1FA549" w14:textId="77777777" w:rsidR="0046602A" w:rsidRDefault="0046602A">
      <w:pPr>
        <w:pStyle w:val="p2"/>
        <w:jc w:val="both"/>
      </w:pPr>
    </w:p>
    <w:p w14:paraId="7214C76B" w14:textId="77777777" w:rsidR="0046602A" w:rsidRDefault="00000000">
      <w:pPr>
        <w:pStyle w:val="p2"/>
        <w:jc w:val="both"/>
      </w:pPr>
      <w:r>
        <w:t xml:space="preserve">По завершении оказания Услуг Заказчик (его представитель) обязан в течение 1 (одного) рабочего дня проверить и принять Услуги (восстановленное Оборудование), подтвердив приемку Услуг в </w:t>
      </w:r>
      <w:del w:id="95" w:author="Olga" w:date="2025-11-28T17:48:00Z">
        <w:r>
          <w:delText>Системе управления заявками</w:delText>
        </w:r>
      </w:del>
      <w:ins w:id="96" w:author="Olga" w:date="2025-11-28T17:48:00Z">
        <w:r>
          <w:t>сервисном портале</w:t>
        </w:r>
      </w:ins>
      <w:r>
        <w:t xml:space="preserve">. В случае отсутствия подтверждения Заказчиком приемки Услуг в </w:t>
      </w:r>
      <w:del w:id="97" w:author="Olga" w:date="2025-11-28T17:49:00Z">
        <w:r>
          <w:delText>Системе управления заявками</w:delText>
        </w:r>
      </w:del>
      <w:ins w:id="98" w:author="Olga" w:date="2025-11-28T17:49:00Z">
        <w:r>
          <w:t xml:space="preserve">сервисном </w:t>
        </w:r>
        <w:proofErr w:type="spellStart"/>
        <w:r>
          <w:t>порале</w:t>
        </w:r>
      </w:ins>
      <w:proofErr w:type="spellEnd"/>
      <w:r>
        <w:t xml:space="preserve"> (и непоступления возражений против приемки Услуг) в течение 3 (трех) рабочих дней с даты оказания Услуг, Услуги считаются принятыми Тринити в одностороннем порядке, при этом заявка Заказчика в </w:t>
      </w:r>
      <w:del w:id="99" w:author="Olga" w:date="2025-11-28T17:49:00Z">
        <w:r>
          <w:delText>Системе управления заявками</w:delText>
        </w:r>
      </w:del>
      <w:ins w:id="100" w:author="Olga" w:date="2025-11-28T17:49:00Z">
        <w:r>
          <w:t>сервисном портале</w:t>
        </w:r>
      </w:ins>
      <w:r>
        <w:t xml:space="preserve"> получает статус завершенной. Информация по завершенным заявкам в </w:t>
      </w:r>
      <w:del w:id="101" w:author="Olga" w:date="2025-11-28T17:49:00Z">
        <w:r>
          <w:delText>Системе управления заявками</w:delText>
        </w:r>
      </w:del>
      <w:ins w:id="102" w:author="Olga" w:date="2025-11-28T17:49:00Z">
        <w:r>
          <w:t>сервисном портале</w:t>
        </w:r>
      </w:ins>
      <w:r>
        <w:t xml:space="preserve"> является исчерпывающей и подтвержденной как Тринити, так и Заказчиком.</w:t>
      </w:r>
    </w:p>
    <w:p w14:paraId="22335546" w14:textId="77777777" w:rsidR="0046602A" w:rsidRDefault="0046602A">
      <w:pPr>
        <w:pStyle w:val="p2"/>
        <w:jc w:val="both"/>
      </w:pPr>
    </w:p>
    <w:p w14:paraId="265B2C95" w14:textId="77777777" w:rsidR="0046602A" w:rsidRDefault="00000000">
      <w:pPr>
        <w:pStyle w:val="p2"/>
        <w:jc w:val="both"/>
      </w:pPr>
      <w:r>
        <w:t>По требованию Тринити Заказчик обязуется способствовать проведению аудита обслуживаемого Оборудования. В ходе аудита выполняется сбор основной информации о конфигурациях Оборудования, а также проводится инвентаризация Оборудования, подлежащего обслуживанию, с доступом только к той информации, которая относится к обслуживаемому Оборудованию. На усмотрение Тринити аудит может быть проведен одним из следующих способов: на месте размещения Оборудования, с помощью дистанционного доступа к Оборудованию или с помощью дистанционных средств аудита.</w:t>
      </w:r>
    </w:p>
    <w:p w14:paraId="12CA14EB" w14:textId="77777777" w:rsidR="0046602A" w:rsidRDefault="0046602A">
      <w:pPr>
        <w:pStyle w:val="p2"/>
        <w:jc w:val="both"/>
      </w:pPr>
    </w:p>
    <w:p w14:paraId="6D91251B" w14:textId="77777777" w:rsidR="0046602A" w:rsidRDefault="00000000">
      <w:pPr>
        <w:pStyle w:val="p2"/>
        <w:jc w:val="both"/>
      </w:pPr>
      <w:r>
        <w:t>Информация, полученная в результате аудита Оборудования, используется Тринити для:</w:t>
      </w:r>
    </w:p>
    <w:p w14:paraId="74495D50" w14:textId="77777777" w:rsidR="0046602A" w:rsidRDefault="00000000">
      <w:pPr>
        <w:pStyle w:val="p2"/>
        <w:ind w:firstLine="708"/>
        <w:jc w:val="both"/>
      </w:pPr>
      <w:r>
        <w:t>- определения некорректного (сбойного, неисправного) функционирования Оборудования с последующим плановым сервисным обслуживанием в рамках оказываемых услуг;</w:t>
      </w:r>
    </w:p>
    <w:p w14:paraId="3D8DC478" w14:textId="77777777" w:rsidR="0046602A" w:rsidRDefault="00000000">
      <w:pPr>
        <w:pStyle w:val="p2"/>
        <w:ind w:firstLine="708"/>
        <w:jc w:val="both"/>
      </w:pPr>
      <w:r>
        <w:t>- проверки выполненных Заказчиком настроек и их соответствия рекомендациям Тринити необходимым для обеспечения отказоустойчивости и производительности Оборудования.</w:t>
      </w:r>
    </w:p>
    <w:p w14:paraId="02B6F38F" w14:textId="77777777" w:rsidR="0046602A" w:rsidRDefault="00000000">
      <w:pPr>
        <w:pStyle w:val="p2"/>
        <w:ind w:firstLine="708"/>
        <w:jc w:val="both"/>
      </w:pPr>
      <w:r>
        <w:t>- ускорения диагностических мероприятий в случае заявки Заказчика за устранением неисправности Оборудования.</w:t>
      </w:r>
    </w:p>
    <w:p w14:paraId="3FAA5EC2" w14:textId="77777777" w:rsidR="0046602A" w:rsidRDefault="00000000">
      <w:pPr>
        <w:pStyle w:val="p2"/>
        <w:ind w:firstLine="708"/>
        <w:jc w:val="both"/>
      </w:pPr>
      <w:r>
        <w:t>- актуализации локаций установки и перечня Оборудования, в отношении которого оказываются Услуги.</w:t>
      </w:r>
    </w:p>
    <w:p w14:paraId="06021FF5" w14:textId="77777777" w:rsidR="0046602A" w:rsidRDefault="0046602A">
      <w:pPr>
        <w:pStyle w:val="p1"/>
      </w:pPr>
    </w:p>
    <w:p w14:paraId="1A90BE91" w14:textId="77777777" w:rsidR="0046602A" w:rsidRDefault="00000000">
      <w:pPr>
        <w:pStyle w:val="p1"/>
      </w:pPr>
      <w:r>
        <w:t>Ответственность</w:t>
      </w:r>
    </w:p>
    <w:p w14:paraId="3DEB7BDF" w14:textId="77777777" w:rsidR="0046602A" w:rsidRDefault="0046602A">
      <w:pPr>
        <w:pStyle w:val="p1"/>
      </w:pPr>
    </w:p>
    <w:p w14:paraId="0DFBE086" w14:textId="77777777" w:rsidR="0046602A" w:rsidRDefault="00000000">
      <w:pPr>
        <w:pStyle w:val="p2"/>
        <w:jc w:val="both"/>
      </w:pPr>
      <w:r>
        <w:t>Тринити ни при каких условиях не несет ответственности за:</w:t>
      </w:r>
    </w:p>
    <w:p w14:paraId="12E1253C" w14:textId="77777777" w:rsidR="0046602A" w:rsidRDefault="00000000">
      <w:pPr>
        <w:pStyle w:val="p2"/>
        <w:jc w:val="both"/>
      </w:pPr>
      <w:r>
        <w:t>•</w:t>
      </w:r>
      <w:r>
        <w:tab/>
        <w:t>работоспособность, сохранность и последующее восстановление программного обеспечения, лицензий, настроек, не являющихся частью Оборудования;</w:t>
      </w:r>
    </w:p>
    <w:p w14:paraId="625E3D3F" w14:textId="77777777" w:rsidR="0046602A" w:rsidRDefault="00000000">
      <w:pPr>
        <w:pStyle w:val="p2"/>
        <w:jc w:val="both"/>
      </w:pPr>
      <w:r>
        <w:t>•</w:t>
      </w:r>
      <w:r>
        <w:tab/>
        <w:t>невозможность использования Оборудования в период его некорректного функционирования, обслуживания и ремонта;</w:t>
      </w:r>
    </w:p>
    <w:p w14:paraId="54607A8B" w14:textId="77777777" w:rsidR="0046602A" w:rsidRDefault="00000000">
      <w:pPr>
        <w:pStyle w:val="p2"/>
        <w:jc w:val="both"/>
      </w:pPr>
      <w:r>
        <w:t>•</w:t>
      </w:r>
      <w:r>
        <w:tab/>
        <w:t>перенос данных, находившихся непосредственно на Оборудовании или на любом оборудовании Заказчика, имеющем связь с Оборудование, их утрату и восстановление;</w:t>
      </w:r>
    </w:p>
    <w:p w14:paraId="144A0C7A" w14:textId="77777777" w:rsidR="0046602A" w:rsidRDefault="00000000">
      <w:pPr>
        <w:pStyle w:val="p2"/>
        <w:jc w:val="both"/>
      </w:pPr>
      <w:r>
        <w:t>•</w:t>
      </w:r>
      <w:r>
        <w:tab/>
        <w:t>оказание Услуг в отношении Оборудования в случае, если без предварительного письменного согласования с Тринити Заказчик произвел несогласованное, некорректное и/или неавторизованное перемещение, ремонт и модернизацию Оборудования.</w:t>
      </w:r>
    </w:p>
    <w:p w14:paraId="77CD5FF6" w14:textId="77777777" w:rsidR="0046602A" w:rsidRDefault="0046602A">
      <w:pPr>
        <w:pStyle w:val="p2"/>
        <w:jc w:val="both"/>
      </w:pPr>
    </w:p>
    <w:p w14:paraId="1CE750B0" w14:textId="77777777" w:rsidR="0046602A" w:rsidRDefault="00000000">
      <w:pPr>
        <w:pStyle w:val="p2"/>
        <w:ind w:firstLine="708"/>
        <w:jc w:val="both"/>
      </w:pPr>
      <w:r>
        <w:t xml:space="preserve">В случае перемещения Оборудования с исходного Объекта, о котором было известно Тринити, без согласования с Тринити, оказание Услуг в отношении такого Оборудования приостанавливается, без применения к Тринити </w:t>
      </w:r>
      <w:r>
        <w:lastRenderedPageBreak/>
        <w:t>каких-либо штрафных санкций. Такое Оборудование подлежит обязательному предварительному аудиту на новом месте размещения для возобновления оказания Услуг. Услуги по такому аудиту Оборудования производятся Тринити исключительно на платной основе.</w:t>
      </w:r>
    </w:p>
    <w:p w14:paraId="710F2E33" w14:textId="77777777" w:rsidR="0046602A" w:rsidDel="00774BC9" w:rsidRDefault="0046602A">
      <w:pPr>
        <w:pStyle w:val="p2"/>
        <w:rPr>
          <w:del w:id="103" w:author="Olga" w:date="2025-12-08T14:07:00Z" w16du:dateUtc="2025-12-08T11:07:00Z"/>
        </w:rPr>
      </w:pPr>
    </w:p>
    <w:p w14:paraId="6E6C588E" w14:textId="431CAECF" w:rsidR="0046602A" w:rsidRPr="005476DD" w:rsidDel="00774BC9" w:rsidRDefault="00000000">
      <w:pPr>
        <w:pStyle w:val="p1"/>
        <w:rPr>
          <w:del w:id="104" w:author="Olga" w:date="2025-12-08T14:07:00Z" w16du:dateUtc="2025-12-08T11:07:00Z"/>
          <w:highlight w:val="yellow"/>
          <w:rPrChange w:id="105" w:author="Olga" w:date="2025-12-08T13:15:00Z" w16du:dateUtc="2025-12-08T10:15:00Z">
            <w:rPr>
              <w:del w:id="106" w:author="Olga" w:date="2025-12-08T14:07:00Z" w16du:dateUtc="2025-12-08T11:07:00Z"/>
            </w:rPr>
          </w:rPrChange>
        </w:rPr>
      </w:pPr>
      <w:commentRangeStart w:id="107"/>
      <w:del w:id="108" w:author="Olga" w:date="2025-12-08T14:07:00Z" w16du:dateUtc="2025-12-08T11:07:00Z">
        <w:r w:rsidRPr="005476DD" w:rsidDel="00774BC9">
          <w:rPr>
            <w:highlight w:val="yellow"/>
            <w:rPrChange w:id="109" w:author="Olga" w:date="2025-12-08T13:15:00Z" w16du:dateUtc="2025-12-08T10:15:00Z">
              <w:rPr/>
            </w:rPrChange>
          </w:rPr>
          <w:delText xml:space="preserve">Дополнительные </w:delText>
        </w:r>
        <w:commentRangeStart w:id="110"/>
        <w:r w:rsidRPr="005476DD" w:rsidDel="00774BC9">
          <w:rPr>
            <w:highlight w:val="yellow"/>
            <w:rPrChange w:id="111" w:author="Olga" w:date="2025-12-08T13:15:00Z" w16du:dateUtc="2025-12-08T10:15:00Z">
              <w:rPr/>
            </w:rPrChange>
          </w:rPr>
          <w:delText>услуги</w:delText>
        </w:r>
        <w:commentRangeEnd w:id="110"/>
        <w:r w:rsidR="005476DD" w:rsidDel="00774BC9">
          <w:rPr>
            <w:rStyle w:val="afb"/>
            <w:rFonts w:asciiTheme="minorHAnsi" w:eastAsiaTheme="minorHAnsi" w:hAnsiTheme="minorHAnsi" w:cstheme="minorBidi"/>
            <w:color w:val="auto"/>
            <w:lang w:eastAsia="en-US"/>
          </w:rPr>
          <w:commentReference w:id="110"/>
        </w:r>
      </w:del>
    </w:p>
    <w:p w14:paraId="4D8E2D5B" w14:textId="3E6B1DF5" w:rsidR="0046602A" w:rsidRPr="005476DD" w:rsidDel="00774BC9" w:rsidRDefault="0046602A">
      <w:pPr>
        <w:pStyle w:val="p1"/>
        <w:rPr>
          <w:del w:id="112" w:author="Olga" w:date="2025-12-08T14:07:00Z" w16du:dateUtc="2025-12-08T11:07:00Z"/>
          <w:highlight w:val="yellow"/>
          <w:rPrChange w:id="113" w:author="Olga" w:date="2025-12-08T13:15:00Z" w16du:dateUtc="2025-12-08T10:15:00Z">
            <w:rPr>
              <w:del w:id="114" w:author="Olga" w:date="2025-12-08T14:07:00Z" w16du:dateUtc="2025-12-08T11:07:00Z"/>
            </w:rPr>
          </w:rPrChange>
        </w:rPr>
      </w:pPr>
    </w:p>
    <w:p w14:paraId="626ED9F1" w14:textId="0DA1ACB8" w:rsidR="0046602A" w:rsidRPr="005476DD" w:rsidDel="00774BC9" w:rsidRDefault="00000000">
      <w:pPr>
        <w:pStyle w:val="p8"/>
        <w:rPr>
          <w:del w:id="115" w:author="Olga" w:date="2025-12-08T14:07:00Z" w16du:dateUtc="2025-12-08T11:07:00Z"/>
          <w:highlight w:val="yellow"/>
          <w:rPrChange w:id="116" w:author="Olga" w:date="2025-12-08T13:15:00Z" w16du:dateUtc="2025-12-08T10:15:00Z">
            <w:rPr>
              <w:del w:id="117" w:author="Olga" w:date="2025-12-08T14:07:00Z" w16du:dateUtc="2025-12-08T11:07:00Z"/>
            </w:rPr>
          </w:rPrChange>
        </w:rPr>
      </w:pPr>
      <w:del w:id="118" w:author="Olga" w:date="2025-12-08T14:07:00Z" w16du:dateUtc="2025-12-08T11:07:00Z">
        <w:r w:rsidRPr="005476DD" w:rsidDel="00774BC9">
          <w:rPr>
            <w:highlight w:val="yellow"/>
            <w:rPrChange w:id="119" w:author="Olga" w:date="2025-12-08T13:15:00Z" w16du:dateUtc="2025-12-08T10:15:00Z">
              <w:rPr/>
            </w:rPrChange>
          </w:rPr>
          <w:delText xml:space="preserve">Услуга «Сохранение дефектных компонентов» </w:delText>
        </w:r>
      </w:del>
    </w:p>
    <w:p w14:paraId="51ABE33E" w14:textId="0E6BBCEE" w:rsidR="0046602A" w:rsidRPr="005476DD" w:rsidDel="00774BC9" w:rsidRDefault="0046602A">
      <w:pPr>
        <w:pStyle w:val="p8"/>
        <w:jc w:val="both"/>
        <w:rPr>
          <w:del w:id="120" w:author="Olga" w:date="2025-12-08T14:07:00Z" w16du:dateUtc="2025-12-08T11:07:00Z"/>
          <w:highlight w:val="yellow"/>
          <w:rPrChange w:id="121" w:author="Olga" w:date="2025-12-08T13:15:00Z" w16du:dateUtc="2025-12-08T10:15:00Z">
            <w:rPr>
              <w:del w:id="122" w:author="Olga" w:date="2025-12-08T14:07:00Z" w16du:dateUtc="2025-12-08T11:07:00Z"/>
            </w:rPr>
          </w:rPrChange>
        </w:rPr>
      </w:pPr>
    </w:p>
    <w:p w14:paraId="4A39A28E" w14:textId="6237889A" w:rsidR="0046602A" w:rsidRPr="005476DD" w:rsidDel="00774BC9" w:rsidRDefault="00000000">
      <w:pPr>
        <w:pStyle w:val="p8"/>
        <w:jc w:val="both"/>
        <w:rPr>
          <w:del w:id="123" w:author="Olga" w:date="2025-12-08T14:07:00Z" w16du:dateUtc="2025-12-08T11:07:00Z"/>
          <w:highlight w:val="yellow"/>
          <w:rPrChange w:id="124" w:author="Olga" w:date="2025-12-08T13:15:00Z" w16du:dateUtc="2025-12-08T10:15:00Z">
            <w:rPr>
              <w:del w:id="125" w:author="Olga" w:date="2025-12-08T14:07:00Z" w16du:dateUtc="2025-12-08T11:07:00Z"/>
            </w:rPr>
          </w:rPrChange>
        </w:rPr>
      </w:pPr>
      <w:del w:id="126" w:author="Olga" w:date="2025-12-08T14:07:00Z" w16du:dateUtc="2025-12-08T11:07:00Z">
        <w:r w:rsidRPr="005476DD" w:rsidDel="00774BC9">
          <w:rPr>
            <w:color w:val="000000"/>
            <w:highlight w:val="yellow"/>
            <w:rPrChange w:id="127" w:author="Olga" w:date="2025-12-08T13:15:00Z" w16du:dateUtc="2025-12-08T10:15:00Z">
              <w:rPr>
                <w:color w:val="000000"/>
              </w:rPr>
            </w:rPrChange>
          </w:rPr>
          <w:delText>Указанная Услуга заключается в возможности Заказчика не возвращать запасные части, которые были заменены во время оказания Услуг.</w:delText>
        </w:r>
      </w:del>
    </w:p>
    <w:p w14:paraId="201E040B" w14:textId="62CC41A7" w:rsidR="0046602A" w:rsidRPr="005476DD" w:rsidDel="00774BC9" w:rsidRDefault="00000000">
      <w:pPr>
        <w:pStyle w:val="p2"/>
        <w:jc w:val="both"/>
        <w:rPr>
          <w:del w:id="128" w:author="Olga" w:date="2025-12-08T14:07:00Z" w16du:dateUtc="2025-12-08T11:07:00Z"/>
          <w:highlight w:val="yellow"/>
          <w:rPrChange w:id="129" w:author="Olga" w:date="2025-12-08T13:15:00Z" w16du:dateUtc="2025-12-08T10:15:00Z">
            <w:rPr>
              <w:del w:id="130" w:author="Olga" w:date="2025-12-08T14:07:00Z" w16du:dateUtc="2025-12-08T11:07:00Z"/>
            </w:rPr>
          </w:rPrChange>
        </w:rPr>
      </w:pPr>
      <w:del w:id="131" w:author="Olga" w:date="2025-12-08T14:07:00Z" w16du:dateUtc="2025-12-08T11:07:00Z">
        <w:r w:rsidRPr="005476DD" w:rsidDel="00774BC9">
          <w:rPr>
            <w:highlight w:val="yellow"/>
            <w:rPrChange w:id="132" w:author="Olga" w:date="2025-12-08T13:15:00Z" w16du:dateUtc="2025-12-08T10:15:00Z">
              <w:rPr/>
            </w:rPrChange>
          </w:rPr>
          <w:delText>Как указано в настоящих Условиях, при оказании Услуг в отношении Оборудования все дефектные запасные части подлежат возврату в Тринити. Если политика безопасности Заказчика запрещает перемещение компонентов Оборудования за пределы места его эксплуатации, Заказчик может воспользоваться услугой, приобретя данную услугу одновременно с Сертификатом.</w:delText>
        </w:r>
      </w:del>
    </w:p>
    <w:p w14:paraId="3A8DE766" w14:textId="7855C9AA" w:rsidR="0046602A" w:rsidRPr="005476DD" w:rsidDel="00774BC9" w:rsidRDefault="00000000">
      <w:pPr>
        <w:pStyle w:val="p2"/>
        <w:jc w:val="both"/>
        <w:rPr>
          <w:del w:id="133" w:author="Olga" w:date="2025-12-08T14:07:00Z" w16du:dateUtc="2025-12-08T11:07:00Z"/>
          <w:highlight w:val="yellow"/>
          <w:rPrChange w:id="134" w:author="Olga" w:date="2025-12-08T13:15:00Z" w16du:dateUtc="2025-12-08T10:15:00Z">
            <w:rPr>
              <w:del w:id="135" w:author="Olga" w:date="2025-12-08T14:07:00Z" w16du:dateUtc="2025-12-08T11:07:00Z"/>
            </w:rPr>
          </w:rPrChange>
        </w:rPr>
      </w:pPr>
      <w:del w:id="136" w:author="Olga" w:date="2025-12-08T14:07:00Z" w16du:dateUtc="2025-12-08T11:07:00Z">
        <w:r w:rsidRPr="005476DD" w:rsidDel="00774BC9">
          <w:rPr>
            <w:highlight w:val="yellow"/>
            <w:rPrChange w:id="137" w:author="Olga" w:date="2025-12-08T13:15:00Z" w16du:dateUtc="2025-12-08T10:15:00Z">
              <w:rPr/>
            </w:rPrChange>
          </w:rPr>
          <w:delText>Данная услуга доступна как для любых компонентов Оборудования, так и исключительно для носителей информации.</w:delText>
        </w:r>
      </w:del>
    </w:p>
    <w:p w14:paraId="70F2FFE1" w14:textId="7751648F" w:rsidR="0046602A" w:rsidRPr="005476DD" w:rsidDel="00774BC9" w:rsidRDefault="00000000">
      <w:pPr>
        <w:pStyle w:val="p2"/>
        <w:jc w:val="both"/>
        <w:rPr>
          <w:del w:id="138" w:author="Olga" w:date="2025-12-08T14:07:00Z" w16du:dateUtc="2025-12-08T11:07:00Z"/>
          <w:highlight w:val="yellow"/>
          <w:rPrChange w:id="139" w:author="Olga" w:date="2025-12-08T13:15:00Z" w16du:dateUtc="2025-12-08T10:15:00Z">
            <w:rPr>
              <w:del w:id="140" w:author="Olga" w:date="2025-12-08T14:07:00Z" w16du:dateUtc="2025-12-08T11:07:00Z"/>
            </w:rPr>
          </w:rPrChange>
        </w:rPr>
      </w:pPr>
      <w:del w:id="141" w:author="Olga" w:date="2025-12-08T14:07:00Z" w16du:dateUtc="2025-12-08T11:07:00Z">
        <w:r w:rsidRPr="005476DD" w:rsidDel="00774BC9">
          <w:rPr>
            <w:highlight w:val="yellow"/>
            <w:rPrChange w:id="142" w:author="Olga" w:date="2025-12-08T13:15:00Z" w16du:dateUtc="2025-12-08T10:15:00Z">
              <w:rPr/>
            </w:rPrChange>
          </w:rPr>
          <w:delText xml:space="preserve">Воспользоваться данной услугой можно только в случае подтверждения неисправности специалистами Тринити. </w:delText>
        </w:r>
      </w:del>
    </w:p>
    <w:p w14:paraId="354F540C" w14:textId="684EEEF7" w:rsidR="0046602A" w:rsidRPr="005476DD" w:rsidDel="00774BC9" w:rsidRDefault="00000000">
      <w:pPr>
        <w:pStyle w:val="p2"/>
        <w:jc w:val="both"/>
        <w:rPr>
          <w:del w:id="143" w:author="Olga" w:date="2025-12-08T14:07:00Z" w16du:dateUtc="2025-12-08T11:07:00Z"/>
          <w:highlight w:val="yellow"/>
          <w:rPrChange w:id="144" w:author="Olga" w:date="2025-12-08T13:15:00Z" w16du:dateUtc="2025-12-08T10:15:00Z">
            <w:rPr>
              <w:del w:id="145" w:author="Olga" w:date="2025-12-08T14:07:00Z" w16du:dateUtc="2025-12-08T11:07:00Z"/>
            </w:rPr>
          </w:rPrChange>
        </w:rPr>
      </w:pPr>
      <w:commentRangeStart w:id="146"/>
      <w:del w:id="147" w:author="Olga" w:date="2025-12-08T14:07:00Z" w16du:dateUtc="2025-12-08T11:07:00Z">
        <w:r w:rsidRPr="005476DD" w:rsidDel="00774BC9">
          <w:rPr>
            <w:highlight w:val="yellow"/>
            <w:rPrChange w:id="148" w:author="Olga" w:date="2025-12-08T13:15:00Z" w16du:dateUtc="2025-12-08T10:15:00Z">
              <w:rPr/>
            </w:rPrChange>
          </w:rPr>
          <w:delText>Услуги, не представленные в данном документе, могут быть приобретены отдельно в рамках Профессиональных услуг Тринити.</w:delText>
        </w:r>
        <w:commentRangeEnd w:id="146"/>
        <w:r w:rsidRPr="005476DD" w:rsidDel="00774BC9">
          <w:rPr>
            <w:highlight w:val="yellow"/>
            <w:rPrChange w:id="149" w:author="Olga" w:date="2025-12-08T13:15:00Z" w16du:dateUtc="2025-12-08T10:15:00Z">
              <w:rPr/>
            </w:rPrChange>
          </w:rPr>
          <w:commentReference w:id="146"/>
        </w:r>
      </w:del>
    </w:p>
    <w:p w14:paraId="34CAB307" w14:textId="37327224" w:rsidR="0046602A" w:rsidRPr="005476DD" w:rsidDel="00774BC9" w:rsidRDefault="0046602A">
      <w:pPr>
        <w:pStyle w:val="p2"/>
        <w:jc w:val="both"/>
        <w:rPr>
          <w:del w:id="150" w:author="Olga" w:date="2025-12-08T14:07:00Z" w16du:dateUtc="2025-12-08T11:07:00Z"/>
          <w:highlight w:val="yellow"/>
          <w:rPrChange w:id="151" w:author="Olga" w:date="2025-12-08T13:15:00Z" w16du:dateUtc="2025-12-08T10:15:00Z">
            <w:rPr>
              <w:del w:id="152" w:author="Olga" w:date="2025-12-08T14:07:00Z" w16du:dateUtc="2025-12-08T11:07:00Z"/>
            </w:rPr>
          </w:rPrChange>
        </w:rPr>
      </w:pPr>
    </w:p>
    <w:p w14:paraId="5F42E18B" w14:textId="3668C02E" w:rsidR="0046602A" w:rsidDel="00774BC9" w:rsidRDefault="00000000">
      <w:pPr>
        <w:pStyle w:val="p2"/>
        <w:jc w:val="both"/>
        <w:rPr>
          <w:del w:id="153" w:author="Olga" w:date="2025-12-08T14:07:00Z" w16du:dateUtc="2025-12-08T11:07:00Z"/>
        </w:rPr>
      </w:pPr>
      <w:del w:id="154" w:author="Olga" w:date="2025-12-08T14:07:00Z" w16du:dateUtc="2025-12-08T11:07:00Z">
        <w:r w:rsidRPr="005476DD" w:rsidDel="00774BC9">
          <w:rPr>
            <w:highlight w:val="yellow"/>
            <w:rPrChange w:id="155" w:author="Olga" w:date="2025-12-08T13:15:00Z" w16du:dateUtc="2025-12-08T10:15:00Z">
              <w:rPr/>
            </w:rPrChange>
          </w:rPr>
          <w:delText>Помимо Услуг, указанных в настоящих Условиях, Тринити могут быть оказаны иные услуги в отношении Оборудования. Указанные Дополнительные услуги оказываются Тринити на основании отдельных письменных соглашений, заключенных между Тринити и Заказчиком.</w:delText>
        </w:r>
        <w:commentRangeEnd w:id="107"/>
        <w:r w:rsidR="005476DD" w:rsidDel="00774BC9">
          <w:rPr>
            <w:rStyle w:val="afb"/>
            <w:rFonts w:asciiTheme="minorHAnsi" w:eastAsiaTheme="minorHAnsi" w:hAnsiTheme="minorHAnsi" w:cstheme="minorBidi"/>
            <w:color w:val="auto"/>
            <w:lang w:eastAsia="en-US"/>
          </w:rPr>
          <w:commentReference w:id="107"/>
        </w:r>
      </w:del>
    </w:p>
    <w:p w14:paraId="23D36EB5" w14:textId="77777777" w:rsidR="0046602A" w:rsidRDefault="0046602A">
      <w:pPr>
        <w:pStyle w:val="p2"/>
        <w:jc w:val="both"/>
      </w:pPr>
    </w:p>
    <w:p w14:paraId="014AEE19" w14:textId="77777777" w:rsidR="0046602A" w:rsidRPr="00774BC9" w:rsidRDefault="0046602A">
      <w:pPr>
        <w:pStyle w:val="p1"/>
      </w:pPr>
    </w:p>
    <w:p w14:paraId="329CEE7A" w14:textId="77777777" w:rsidR="0046602A" w:rsidRDefault="00000000">
      <w:pPr>
        <w:pStyle w:val="p1"/>
      </w:pPr>
      <w:r>
        <w:t>Справочная информация</w:t>
      </w:r>
    </w:p>
    <w:p w14:paraId="49759D68" w14:textId="77777777" w:rsidR="0046602A" w:rsidRDefault="0046602A">
      <w:pPr>
        <w:pStyle w:val="p1"/>
      </w:pPr>
    </w:p>
    <w:p w14:paraId="40247104" w14:textId="77777777" w:rsidR="0046602A" w:rsidRDefault="00000000">
      <w:pPr>
        <w:pStyle w:val="p8"/>
      </w:pPr>
      <w:r>
        <w:t>Продление поддержки</w:t>
      </w:r>
    </w:p>
    <w:p w14:paraId="51107A99" w14:textId="77777777" w:rsidR="0046602A" w:rsidRDefault="0046602A">
      <w:pPr>
        <w:pStyle w:val="p8"/>
      </w:pPr>
    </w:p>
    <w:p w14:paraId="003C18C0" w14:textId="77777777" w:rsidR="0046602A" w:rsidRDefault="00000000">
      <w:pPr>
        <w:pStyle w:val="p2"/>
        <w:jc w:val="both"/>
      </w:pPr>
      <w:r>
        <w:t>В случае, если срок действия Вашего Сертификата подходит к завершению, Тринити рекомендует продлить Сертификат до окончания срока его действия.</w:t>
      </w:r>
    </w:p>
    <w:p w14:paraId="1C8E3713" w14:textId="77777777" w:rsidR="0046602A" w:rsidRDefault="0046602A">
      <w:pPr>
        <w:pStyle w:val="p2"/>
        <w:jc w:val="both"/>
      </w:pPr>
    </w:p>
    <w:p w14:paraId="16E385A9" w14:textId="77777777" w:rsidR="0046602A" w:rsidRDefault="00000000">
      <w:pPr>
        <w:pStyle w:val="p2"/>
        <w:jc w:val="both"/>
      </w:pPr>
      <w:r>
        <w:t xml:space="preserve">Если срок действия Сертификата закончился, для возобновления оказания Услуг Заказчику необходимо будет пройти в Тринити аудит Оборудования, в отношении которого планируется оказание Услуг. </w:t>
      </w:r>
    </w:p>
    <w:p w14:paraId="318B5746" w14:textId="77777777" w:rsidR="0046602A" w:rsidRDefault="0046602A">
      <w:pPr>
        <w:pStyle w:val="p2"/>
        <w:jc w:val="both"/>
      </w:pPr>
    </w:p>
    <w:p w14:paraId="499FD8B8" w14:textId="77777777" w:rsidR="0046602A" w:rsidRDefault="00000000">
      <w:pPr>
        <w:pStyle w:val="p2"/>
        <w:jc w:val="both"/>
      </w:pPr>
      <w:r>
        <w:t xml:space="preserve">Если в процессе аудита Оборудования были выявлены неисправности, Заказчику необходимо произвести восстановление работоспособности Оборудования. </w:t>
      </w:r>
    </w:p>
    <w:p w14:paraId="1449DED7" w14:textId="77777777" w:rsidR="0046602A" w:rsidRDefault="00000000">
      <w:pPr>
        <w:pStyle w:val="p2"/>
        <w:jc w:val="both"/>
      </w:pPr>
      <w:r>
        <w:t>В случае, если восстановления работоспособности Оборудования производится без привлечения специалистов Тринити, для возобновления оказания Услуг и приобретения Сертификата Заказчику, для подтверждения возможности дальнейшего оказания Услуг, потребуется повторное прохождения аудита Оборудования, выполняемого Тринити.</w:t>
      </w:r>
    </w:p>
    <w:p w14:paraId="70F6A955" w14:textId="77777777" w:rsidR="0046602A" w:rsidRDefault="0046602A">
      <w:pPr>
        <w:pStyle w:val="p2"/>
        <w:jc w:val="both"/>
      </w:pPr>
    </w:p>
    <w:p w14:paraId="41CB09CE" w14:textId="77777777" w:rsidR="0046602A" w:rsidRDefault="00000000">
      <w:pPr>
        <w:pStyle w:val="p2"/>
        <w:jc w:val="both"/>
      </w:pPr>
      <w:r>
        <w:t>Услуги по аудиту и ремонту Оборудования вне рамок Сертификата производятся Тринити на платной основе, на основании отдельных соглашений, подписанных Тринити и Заказчиком. Возможность и сроки проведения платного ремонта вне рамок действия Сертификата не регламентированы и определяются Тринити и Заказчиком отдельно в каждом конкретном случае.</w:t>
      </w:r>
    </w:p>
    <w:p w14:paraId="2543FB47" w14:textId="77777777" w:rsidR="0046602A" w:rsidRDefault="0046602A"/>
    <w:sectPr w:rsidR="0046602A">
      <w:pgSz w:w="11906" w:h="16838"/>
      <w:pgMar w:top="851" w:right="850" w:bottom="1134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3" w:author="Olga" w:date="2025-12-08T13:15:00Z" w:initials="M">
    <w:p w14:paraId="0CDAF99C" w14:textId="2B47C291" w:rsidR="005476DD" w:rsidRPr="005476DD" w:rsidRDefault="005476DD">
      <w:pPr>
        <w:pStyle w:val="afc"/>
      </w:pPr>
      <w:r>
        <w:rPr>
          <w:rStyle w:val="afb"/>
        </w:rPr>
        <w:annotationRef/>
      </w:r>
      <w:r>
        <w:t>Саша, это корректно, оставляем?</w:t>
      </w:r>
    </w:p>
  </w:comment>
  <w:comment w:id="110" w:author="Olga" w:date="2025-12-08T13:17:00Z" w:initials="M">
    <w:p w14:paraId="68D95EC2" w14:textId="3E18E6F4" w:rsidR="005476DD" w:rsidRDefault="005476DD">
      <w:pPr>
        <w:pStyle w:val="afc"/>
      </w:pPr>
      <w:r>
        <w:rPr>
          <w:rStyle w:val="afb"/>
        </w:rPr>
        <w:annotationRef/>
      </w:r>
      <w:r>
        <w:rPr>
          <w:rStyle w:val="afb"/>
        </w:rPr>
        <w:t>Саша, можем пока убрать этот пункт из данной редакции документа? Иначе придется где-то описать эти услуги и иметь на них прайс</w:t>
      </w:r>
    </w:p>
  </w:comment>
  <w:comment w:id="146" w:author="Elena Subbotina" w:date="2025-07-17T18:14:00Z" w:initials="ES">
    <w:p w14:paraId="00000001" w14:textId="00000001" w:rsidR="0046602A" w:rsidRDefault="00000000">
      <w:r>
        <w:rPr>
          <w:rFonts w:ascii="Arial" w:eastAsia="Arial" w:hAnsi="Arial" w:cs="Arial"/>
          <w:sz w:val="22"/>
        </w:rPr>
        <w:t xml:space="preserve">Предположу, что тут где-то должна быть </w:t>
      </w:r>
      <w:proofErr w:type="gramStart"/>
      <w:r>
        <w:rPr>
          <w:rFonts w:ascii="Arial" w:eastAsia="Arial" w:hAnsi="Arial" w:cs="Arial"/>
          <w:sz w:val="22"/>
        </w:rPr>
        <w:t>ссылка  или</w:t>
      </w:r>
      <w:proofErr w:type="gramEnd"/>
      <w:r>
        <w:rPr>
          <w:rFonts w:ascii="Arial" w:eastAsia="Arial" w:hAnsi="Arial" w:cs="Arial"/>
          <w:sz w:val="22"/>
        </w:rPr>
        <w:t xml:space="preserve"> можно вынести Профессиональные услуги в Приложение 2 к этим условиям</w:t>
      </w:r>
    </w:p>
  </w:comment>
  <w:comment w:id="107" w:author="Olga" w:date="2025-12-08T13:16:00Z" w:initials="M">
    <w:p w14:paraId="5CA57A2B" w14:textId="534CB105" w:rsidR="005476DD" w:rsidRDefault="005476DD">
      <w:pPr>
        <w:pStyle w:val="afc"/>
      </w:pPr>
      <w:r>
        <w:rPr>
          <w:rStyle w:val="af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DAF99C" w15:done="0"/>
  <w15:commentEx w15:paraId="68D95EC2" w15:done="0"/>
  <w15:commentEx w15:paraId="00000001" w15:done="0"/>
  <w15:commentEx w15:paraId="5CA57A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321A7E" w16cex:dateUtc="2025-12-08T10:15:00Z"/>
  <w16cex:commentExtensible w16cex:durableId="31148FFA" w16cex:dateUtc="2025-12-08T10:17:00Z"/>
  <w16cex:commentExtensible w16cex:durableId="2C23BC10" w16cex:dateUtc="2025-07-17T15:14:00Z"/>
  <w16cex:commentExtensible w16cex:durableId="62217E1B" w16cex:dateUtc="2025-12-08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DAF99C" w16cid:durableId="1E321A7E"/>
  <w16cid:commentId w16cid:paraId="68D95EC2" w16cid:durableId="31148FFA"/>
  <w16cid:commentId w16cid:paraId="00000001" w16cid:durableId="2C23BC10"/>
  <w16cid:commentId w16cid:paraId="5CA57A2B" w16cid:durableId="62217E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77AC" w14:textId="77777777" w:rsidR="00F51D02" w:rsidRDefault="00F51D02">
      <w:r>
        <w:separator/>
      </w:r>
    </w:p>
  </w:endnote>
  <w:endnote w:type="continuationSeparator" w:id="0">
    <w:p w14:paraId="6624F823" w14:textId="77777777" w:rsidR="00F51D02" w:rsidRDefault="00F51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5B4B" w14:textId="77777777" w:rsidR="00F51D02" w:rsidRDefault="00F51D02">
      <w:r>
        <w:separator/>
      </w:r>
    </w:p>
  </w:footnote>
  <w:footnote w:type="continuationSeparator" w:id="0">
    <w:p w14:paraId="1561B49B" w14:textId="77777777" w:rsidR="00F51D02" w:rsidRDefault="00F51D0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ga">
    <w15:presenceInfo w15:providerId="None" w15:userId="Olga"/>
  </w15:person>
  <w15:person w15:author="Elena Subbotina">
    <w15:presenceInfo w15:providerId="None" w15:userId="Elena Subbot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02A"/>
    <w:rsid w:val="001A39D3"/>
    <w:rsid w:val="0046602A"/>
    <w:rsid w:val="005476DD"/>
    <w:rsid w:val="00774BC9"/>
    <w:rsid w:val="00F51D02"/>
    <w:rsid w:val="00F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6693"/>
  <w15:docId w15:val="{8281128F-4312-334B-A970-6B18CF56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p1">
    <w:name w:val="p1"/>
    <w:basedOn w:val="a"/>
    <w:rPr>
      <w:rFonts w:ascii="Helvetica" w:eastAsia="Times New Roman" w:hAnsi="Helvetica" w:cs="Times New Roman"/>
      <w:color w:val="0A58AF"/>
      <w:lang w:eastAsia="ru-RU"/>
    </w:rPr>
  </w:style>
  <w:style w:type="paragraph" w:customStyle="1" w:styleId="p2">
    <w:name w:val="p2"/>
    <w:basedOn w:val="a"/>
    <w:rPr>
      <w:rFonts w:ascii="Helvetica" w:eastAsia="Times New Roman" w:hAnsi="Helvetica" w:cs="Times New Roman"/>
      <w:color w:val="000000"/>
      <w:sz w:val="18"/>
      <w:szCs w:val="18"/>
      <w:lang w:eastAsia="ru-RU"/>
    </w:rPr>
  </w:style>
  <w:style w:type="paragraph" w:customStyle="1" w:styleId="p3">
    <w:name w:val="p3"/>
    <w:basedOn w:val="a"/>
    <w:rPr>
      <w:rFonts w:ascii="Helvetica" w:eastAsia="Times New Roman" w:hAnsi="Helvetica" w:cs="Times New Roman"/>
      <w:color w:val="6D6D6D"/>
      <w:sz w:val="11"/>
      <w:szCs w:val="11"/>
      <w:lang w:eastAsia="ru-RU"/>
    </w:rPr>
  </w:style>
  <w:style w:type="paragraph" w:customStyle="1" w:styleId="p4">
    <w:name w:val="p4"/>
    <w:basedOn w:val="a"/>
    <w:rPr>
      <w:rFonts w:ascii="Helvetica" w:eastAsia="Times New Roman" w:hAnsi="Helvetica" w:cs="Times New Roman"/>
      <w:color w:val="FFFFFF"/>
      <w:sz w:val="18"/>
      <w:szCs w:val="18"/>
      <w:lang w:eastAsia="ru-RU"/>
    </w:rPr>
  </w:style>
  <w:style w:type="paragraph" w:customStyle="1" w:styleId="p5">
    <w:name w:val="p5"/>
    <w:basedOn w:val="a"/>
    <w:rPr>
      <w:rFonts w:ascii="Helvetica" w:eastAsia="Times New Roman" w:hAnsi="Helvetica" w:cs="Times New Roman"/>
      <w:color w:val="0A518E"/>
      <w:sz w:val="18"/>
      <w:szCs w:val="18"/>
      <w:lang w:eastAsia="ru-RU"/>
    </w:rPr>
  </w:style>
  <w:style w:type="paragraph" w:customStyle="1" w:styleId="p6">
    <w:name w:val="p6"/>
    <w:basedOn w:val="a"/>
    <w:rPr>
      <w:rFonts w:ascii="Helvetica" w:eastAsia="Times New Roman" w:hAnsi="Helvetica" w:cs="Times New Roman"/>
      <w:color w:val="18181A"/>
      <w:sz w:val="18"/>
      <w:szCs w:val="18"/>
      <w:lang w:eastAsia="ru-RU"/>
    </w:rPr>
  </w:style>
  <w:style w:type="paragraph" w:customStyle="1" w:styleId="p7">
    <w:name w:val="p7"/>
    <w:basedOn w:val="a"/>
    <w:rPr>
      <w:rFonts w:ascii="Helvetica" w:eastAsia="Times New Roman" w:hAnsi="Helvetica" w:cs="Times New Roman"/>
      <w:color w:val="6D6D6D"/>
      <w:sz w:val="14"/>
      <w:szCs w:val="14"/>
      <w:lang w:eastAsia="ru-RU"/>
    </w:rPr>
  </w:style>
  <w:style w:type="paragraph" w:customStyle="1" w:styleId="p8">
    <w:name w:val="p8"/>
    <w:basedOn w:val="a"/>
    <w:rPr>
      <w:rFonts w:ascii="Helvetica" w:eastAsia="Times New Roman" w:hAnsi="Helvetica" w:cs="Times New Roman"/>
      <w:color w:val="0A58AF"/>
      <w:sz w:val="18"/>
      <w:szCs w:val="18"/>
      <w:lang w:eastAsia="ru-RU"/>
    </w:rPr>
  </w:style>
  <w:style w:type="character" w:customStyle="1" w:styleId="s1">
    <w:name w:val="s1"/>
    <w:basedOn w:val="a0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Pr>
      <w:rFonts w:ascii="Helvetica" w:hAnsi="Helvetica" w:hint="default"/>
      <w:color w:val="000000"/>
      <w:sz w:val="14"/>
      <w:szCs w:val="14"/>
    </w:rPr>
  </w:style>
  <w:style w:type="character" w:customStyle="1" w:styleId="s3">
    <w:name w:val="s3"/>
    <w:basedOn w:val="a0"/>
    <w:rPr>
      <w:color w:val="000000"/>
    </w:rPr>
  </w:style>
  <w:style w:type="character" w:customStyle="1" w:styleId="s4">
    <w:name w:val="s4"/>
    <w:basedOn w:val="a0"/>
    <w:rPr>
      <w:rFonts w:ascii="Helvetica" w:hAnsi="Helvetica" w:hint="default"/>
      <w:sz w:val="23"/>
      <w:szCs w:val="23"/>
    </w:rPr>
  </w:style>
  <w:style w:type="character" w:customStyle="1" w:styleId="s5">
    <w:name w:val="s5"/>
    <w:basedOn w:val="a0"/>
    <w:rPr>
      <w:color w:val="6D6D6D"/>
    </w:rPr>
  </w:style>
  <w:style w:type="character" w:customStyle="1" w:styleId="s6">
    <w:name w:val="s6"/>
    <w:basedOn w:val="a0"/>
    <w:rPr>
      <w:color w:val="18181A"/>
    </w:r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b/>
      <w:bCs/>
      <w:sz w:val="20"/>
      <w:szCs w:val="20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hAnsi="Segoe UI" w:cs="Segoe UI"/>
      <w:sz w:val="18"/>
      <w:szCs w:val="18"/>
    </w:rPr>
  </w:style>
  <w:style w:type="paragraph" w:styleId="aff2">
    <w:name w:val="Revision"/>
    <w:hidden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2296</Words>
  <Characters>13088</Characters>
  <Application>Microsoft Office Word</Application>
  <DocSecurity>0</DocSecurity>
  <Lines>109</Lines>
  <Paragraphs>30</Paragraphs>
  <ScaleCrop>false</ScaleCrop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Рогозин</dc:creator>
  <cp:keywords/>
  <dc:description/>
  <cp:lastModifiedBy>Olga</cp:lastModifiedBy>
  <cp:revision>3</cp:revision>
  <dcterms:created xsi:type="dcterms:W3CDTF">2025-12-08T10:21:00Z</dcterms:created>
  <dcterms:modified xsi:type="dcterms:W3CDTF">2025-12-08T11:07:00Z</dcterms:modified>
</cp:coreProperties>
</file>